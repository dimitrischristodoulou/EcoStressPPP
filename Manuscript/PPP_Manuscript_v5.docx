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1D9DC7" w14:textId="647A5193" w:rsidR="00E95808" w:rsidRDefault="00E95808" w:rsidP="008B676E">
      <w:pPr>
        <w:pStyle w:val="Heading3"/>
        <w:shd w:val="clear" w:color="auto" w:fill="FFFFFF"/>
        <w:spacing w:before="225" w:beforeAutospacing="0" w:after="225" w:afterAutospacing="0" w:line="377" w:lineRule="atLeast"/>
        <w:textAlignment w:val="baseline"/>
        <w:rPr>
          <w:rFonts w:ascii="Helvetica" w:hAnsi="Helvetica"/>
          <w:color w:val="121212"/>
          <w:sz w:val="24"/>
          <w:szCs w:val="24"/>
        </w:rPr>
      </w:pPr>
      <w:r>
        <w:rPr>
          <w:rFonts w:ascii="Helvetica" w:hAnsi="Helvetica"/>
          <w:color w:val="121212"/>
          <w:sz w:val="24"/>
          <w:szCs w:val="24"/>
        </w:rPr>
        <w:t>Potential Target Journals</w:t>
      </w:r>
    </w:p>
    <w:p w14:paraId="5FB174EB" w14:textId="2CCA5D65" w:rsidR="009E0401" w:rsidRPr="00876D0D" w:rsidRDefault="009E0401" w:rsidP="004355B4">
      <w:pPr>
        <w:pStyle w:val="NormalWeb"/>
        <w:numPr>
          <w:ilvl w:val="0"/>
          <w:numId w:val="4"/>
        </w:numPr>
        <w:shd w:val="clear" w:color="auto" w:fill="FFFFFF"/>
        <w:spacing w:before="0" w:beforeAutospacing="0" w:after="225" w:afterAutospacing="0" w:line="315" w:lineRule="atLeast"/>
        <w:textAlignment w:val="baseline"/>
        <w:rPr>
          <w:rFonts w:ascii="Helvetica" w:hAnsi="Helvetica"/>
          <w:b/>
          <w:color w:val="000000" w:themeColor="text1"/>
          <w:u w:val="single"/>
        </w:rPr>
      </w:pPr>
      <w:r w:rsidRPr="00253B68">
        <w:rPr>
          <w:rFonts w:ascii="Helvetica" w:hAnsi="Helvetica"/>
          <w:b/>
          <w:color w:val="000000" w:themeColor="text1"/>
          <w:u w:val="single"/>
        </w:rPr>
        <w:t>Cell Systems</w:t>
      </w:r>
      <w:r w:rsidRPr="00876D0D">
        <w:rPr>
          <w:rFonts w:ascii="Helvetica" w:hAnsi="Helvetica"/>
          <w:b/>
          <w:color w:val="000000" w:themeColor="text1"/>
          <w:u w:val="single"/>
        </w:rPr>
        <w:t xml:space="preserve"> </w:t>
      </w:r>
      <w:r w:rsidRPr="00876D0D">
        <w:rPr>
          <w:rFonts w:ascii="Arial" w:hAnsi="Arial" w:cs="Arial"/>
          <w:color w:val="973F2F"/>
          <w:u w:val="single"/>
        </w:rPr>
        <w:t>Brief Report</w:t>
      </w:r>
      <w:r w:rsidR="00691DC1">
        <w:rPr>
          <w:rFonts w:ascii="Arial" w:hAnsi="Arial" w:cs="Arial"/>
          <w:color w:val="973F2F"/>
          <w:u w:val="single"/>
        </w:rPr>
        <w:t xml:space="preserve"> </w:t>
      </w:r>
      <w:r w:rsidR="00262142">
        <w:rPr>
          <w:rFonts w:ascii="Arial" w:hAnsi="Arial" w:cs="Arial"/>
          <w:color w:val="973F2F"/>
          <w:u w:val="single"/>
        </w:rPr>
        <w:t xml:space="preserve">/ </w:t>
      </w:r>
      <w:r w:rsidR="00262142" w:rsidRPr="00253B68">
        <w:rPr>
          <w:rFonts w:ascii="Arial" w:hAnsi="Arial" w:cs="Arial"/>
          <w:b/>
          <w:color w:val="973F2F"/>
          <w:u w:val="single"/>
        </w:rPr>
        <w:t>Report</w:t>
      </w:r>
    </w:p>
    <w:p w14:paraId="2A7B282F" w14:textId="3847DA2E" w:rsidR="00BB41A1" w:rsidRDefault="009E0401" w:rsidP="00D63427">
      <w:pPr>
        <w:pStyle w:val="NormalWeb"/>
        <w:numPr>
          <w:ilvl w:val="0"/>
          <w:numId w:val="3"/>
        </w:numPr>
        <w:shd w:val="clear" w:color="auto" w:fill="FFFFFF"/>
        <w:spacing w:before="0" w:beforeAutospacing="0" w:after="288" w:afterAutospacing="0" w:line="336" w:lineRule="atLeast"/>
        <w:rPr>
          <w:rFonts w:ascii="Arial" w:hAnsi="Arial" w:cs="Arial"/>
          <w:color w:val="333333"/>
          <w:sz w:val="20"/>
          <w:szCs w:val="20"/>
        </w:rPr>
      </w:pPr>
      <w:r w:rsidRPr="000C7260">
        <w:rPr>
          <w:rFonts w:ascii="Arial" w:hAnsi="Arial" w:cs="Arial"/>
          <w:color w:val="943634" w:themeColor="accent2" w:themeShade="BF"/>
          <w:sz w:val="20"/>
          <w:szCs w:val="20"/>
        </w:rPr>
        <w:t xml:space="preserve">Brief Reports </w:t>
      </w:r>
      <w:r>
        <w:rPr>
          <w:rFonts w:ascii="Arial" w:hAnsi="Arial" w:cs="Arial"/>
          <w:color w:val="333333"/>
          <w:sz w:val="20"/>
          <w:szCs w:val="20"/>
        </w:rPr>
        <w:t xml:space="preserve">are concise manuscripts with no more than </w:t>
      </w:r>
      <w:r w:rsidRPr="00F85C04">
        <w:rPr>
          <w:rFonts w:ascii="Arial" w:hAnsi="Arial" w:cs="Arial"/>
          <w:b/>
          <w:color w:val="333333"/>
          <w:sz w:val="20"/>
          <w:szCs w:val="20"/>
        </w:rPr>
        <w:t>two</w:t>
      </w:r>
      <w:r>
        <w:rPr>
          <w:rFonts w:ascii="Arial" w:hAnsi="Arial" w:cs="Arial"/>
          <w:color w:val="333333"/>
          <w:sz w:val="20"/>
          <w:szCs w:val="20"/>
        </w:rPr>
        <w:t xml:space="preserve"> display items (figures and tables) accompanied by ~</w:t>
      </w:r>
      <w:r w:rsidRPr="00F85C04">
        <w:rPr>
          <w:rFonts w:ascii="Arial" w:hAnsi="Arial" w:cs="Arial"/>
          <w:b/>
          <w:color w:val="333333"/>
          <w:sz w:val="20"/>
          <w:szCs w:val="20"/>
        </w:rPr>
        <w:t>1,500 words</w:t>
      </w:r>
      <w:r>
        <w:rPr>
          <w:rFonts w:ascii="Arial" w:hAnsi="Arial" w:cs="Arial"/>
          <w:color w:val="333333"/>
          <w:sz w:val="20"/>
          <w:szCs w:val="20"/>
        </w:rPr>
        <w:t xml:space="preserve"> of main text. </w:t>
      </w:r>
    </w:p>
    <w:p w14:paraId="4B44022C" w14:textId="3134CD71" w:rsidR="0095674A" w:rsidRDefault="00613958" w:rsidP="00D63427">
      <w:pPr>
        <w:pStyle w:val="NormalWeb"/>
        <w:numPr>
          <w:ilvl w:val="0"/>
          <w:numId w:val="3"/>
        </w:numPr>
        <w:shd w:val="clear" w:color="auto" w:fill="FFFFFF"/>
        <w:spacing w:before="0" w:beforeAutospacing="0" w:after="288" w:afterAutospacing="0" w:line="336" w:lineRule="atLeast"/>
        <w:rPr>
          <w:rFonts w:ascii="Arial" w:hAnsi="Arial" w:cs="Arial"/>
          <w:color w:val="333333"/>
          <w:sz w:val="20"/>
          <w:szCs w:val="20"/>
        </w:rPr>
      </w:pPr>
      <w:r w:rsidRPr="00253B68">
        <w:rPr>
          <w:rFonts w:ascii="Arial" w:hAnsi="Arial" w:cs="Arial"/>
          <w:b/>
          <w:color w:val="943634" w:themeColor="accent2" w:themeShade="BF"/>
          <w:sz w:val="20"/>
          <w:szCs w:val="20"/>
        </w:rPr>
        <w:t xml:space="preserve">Reports </w:t>
      </w:r>
      <w:r w:rsidR="0095674A" w:rsidRPr="00253B68">
        <w:rPr>
          <w:rFonts w:ascii="Arial" w:hAnsi="Arial" w:cs="Arial"/>
          <w:b/>
          <w:color w:val="333333"/>
          <w:sz w:val="20"/>
          <w:szCs w:val="20"/>
          <w:shd w:val="clear" w:color="auto" w:fill="FFFFFF"/>
        </w:rPr>
        <w:t>may present no more than four display items (figures and tables) and ~2,500 words of main text</w:t>
      </w:r>
      <w:r w:rsidR="0095674A">
        <w:rPr>
          <w:rFonts w:ascii="Arial" w:hAnsi="Arial" w:cs="Arial"/>
          <w:color w:val="333333"/>
          <w:sz w:val="20"/>
          <w:szCs w:val="20"/>
          <w:shd w:val="clear" w:color="auto" w:fill="FFFFFF"/>
        </w:rPr>
        <w:t>.</w:t>
      </w:r>
    </w:p>
    <w:p w14:paraId="69D783F6" w14:textId="77777777" w:rsidR="00BB41A1" w:rsidRPr="00876D0D" w:rsidRDefault="00BB41A1" w:rsidP="004355B4">
      <w:pPr>
        <w:pStyle w:val="Heading3"/>
        <w:numPr>
          <w:ilvl w:val="0"/>
          <w:numId w:val="4"/>
        </w:numPr>
        <w:shd w:val="clear" w:color="auto" w:fill="FFFFFF"/>
        <w:spacing w:before="225" w:beforeAutospacing="0" w:after="225" w:afterAutospacing="0" w:line="377" w:lineRule="atLeast"/>
        <w:textAlignment w:val="baseline"/>
        <w:rPr>
          <w:rFonts w:ascii="Helvetica" w:hAnsi="Helvetica"/>
          <w:color w:val="121212"/>
          <w:sz w:val="24"/>
          <w:szCs w:val="24"/>
          <w:u w:val="single"/>
        </w:rPr>
      </w:pPr>
      <w:r w:rsidRPr="00876D0D">
        <w:rPr>
          <w:rFonts w:ascii="Helvetica" w:hAnsi="Helvetica"/>
          <w:color w:val="121212"/>
          <w:sz w:val="24"/>
          <w:szCs w:val="24"/>
          <w:u w:val="single"/>
        </w:rPr>
        <w:t>MSB Reports</w:t>
      </w:r>
    </w:p>
    <w:p w14:paraId="01A68AA0" w14:textId="3A4F357C" w:rsidR="00BB41A1" w:rsidRPr="006A18BA" w:rsidRDefault="00BB41A1" w:rsidP="004F03CB">
      <w:pPr>
        <w:pStyle w:val="NormalWeb"/>
        <w:shd w:val="clear" w:color="auto" w:fill="FFFFFF"/>
        <w:spacing w:before="0" w:beforeAutospacing="0" w:after="225" w:afterAutospacing="0" w:line="315" w:lineRule="atLeast"/>
        <w:textAlignment w:val="baseline"/>
        <w:rPr>
          <w:rFonts w:ascii="Arial" w:hAnsi="Arial" w:cs="Arial"/>
          <w:sz w:val="20"/>
          <w:szCs w:val="20"/>
        </w:rPr>
      </w:pPr>
      <w:r w:rsidRPr="006A18BA">
        <w:rPr>
          <w:rFonts w:ascii="Arial" w:hAnsi="Arial" w:cs="Arial"/>
          <w:sz w:val="20"/>
          <w:szCs w:val="20"/>
        </w:rPr>
        <w:t>The total character count (including spaces) for Reports, excluding the Methods section, tables and Expanded View material, but including title page, abstract, figure legends and references should not exceed 22,000 characters (the exact character count to be stated on the title page). Reports have, in principle, a maximum of 3 Figures.</w:t>
      </w:r>
    </w:p>
    <w:p w14:paraId="6757C4CA" w14:textId="41D148B3" w:rsidR="004355B4" w:rsidRPr="00876D0D" w:rsidRDefault="004355B4" w:rsidP="004355B4">
      <w:pPr>
        <w:pStyle w:val="Heading3"/>
        <w:numPr>
          <w:ilvl w:val="0"/>
          <w:numId w:val="4"/>
        </w:numPr>
        <w:shd w:val="clear" w:color="auto" w:fill="FFFFFF"/>
        <w:spacing w:before="225" w:beforeAutospacing="0" w:after="225" w:afterAutospacing="0" w:line="377" w:lineRule="atLeast"/>
        <w:textAlignment w:val="baseline"/>
        <w:rPr>
          <w:rFonts w:ascii="Helvetica" w:hAnsi="Helvetica"/>
          <w:color w:val="121212"/>
          <w:sz w:val="24"/>
          <w:szCs w:val="24"/>
          <w:u w:val="single"/>
        </w:rPr>
      </w:pPr>
      <w:r>
        <w:rPr>
          <w:rFonts w:ascii="Helvetica" w:hAnsi="Helvetica"/>
          <w:color w:val="121212"/>
          <w:sz w:val="24"/>
          <w:szCs w:val="24"/>
          <w:u w:val="single"/>
        </w:rPr>
        <w:t>Plos Comp Bio</w:t>
      </w:r>
    </w:p>
    <w:p w14:paraId="3ED58D34" w14:textId="77777777" w:rsidR="00462EA7" w:rsidRDefault="00462EA7" w:rsidP="004355B4">
      <w:pPr>
        <w:pStyle w:val="NormalWeb"/>
        <w:numPr>
          <w:ilvl w:val="0"/>
          <w:numId w:val="4"/>
        </w:numPr>
        <w:shd w:val="clear" w:color="auto" w:fill="FFFFFF"/>
        <w:spacing w:before="0" w:beforeAutospacing="0" w:after="288" w:afterAutospacing="0" w:line="336" w:lineRule="atLeast"/>
        <w:rPr>
          <w:rFonts w:ascii="Arial" w:hAnsi="Arial" w:cs="Arial"/>
          <w:color w:val="333333"/>
          <w:sz w:val="20"/>
          <w:szCs w:val="20"/>
        </w:rPr>
      </w:pPr>
      <w:r>
        <w:rPr>
          <w:rFonts w:ascii="Helvetica" w:hAnsi="Helvetica"/>
          <w:b/>
          <w:color w:val="000000" w:themeColor="text1"/>
          <w:u w:val="single"/>
        </w:rPr>
        <w:t xml:space="preserve">Molecular Cell Short Article </w:t>
      </w:r>
    </w:p>
    <w:p w14:paraId="2196CFB8" w14:textId="77777777" w:rsidR="00462EA7" w:rsidRPr="00CC6240" w:rsidRDefault="00462EA7" w:rsidP="00462EA7">
      <w:pPr>
        <w:pStyle w:val="NormalWeb"/>
        <w:shd w:val="clear" w:color="auto" w:fill="FFFFFF"/>
        <w:spacing w:before="0" w:beforeAutospacing="0" w:after="288" w:afterAutospacing="0" w:line="336" w:lineRule="atLeast"/>
        <w:rPr>
          <w:rFonts w:ascii="Arial" w:hAnsi="Arial" w:cs="Arial"/>
          <w:b/>
          <w:color w:val="333333"/>
          <w:sz w:val="20"/>
          <w:szCs w:val="20"/>
        </w:rPr>
      </w:pPr>
      <w:r>
        <w:rPr>
          <w:rFonts w:ascii="Arial" w:hAnsi="Arial" w:cs="Arial"/>
          <w:color w:val="333333"/>
          <w:sz w:val="20"/>
          <w:szCs w:val="20"/>
          <w:shd w:val="clear" w:color="auto" w:fill="FFFFFF"/>
        </w:rPr>
        <w:t xml:space="preserve">The Short Article format is intended for concise, highly provocative, fully validated findings. Short Articles are organized like Research Articles, but they typically report a single main conceptual point. The main text of Short Articles should not exceed </w:t>
      </w:r>
      <w:r w:rsidRPr="00CC6240">
        <w:rPr>
          <w:rFonts w:ascii="Arial" w:hAnsi="Arial" w:cs="Arial"/>
          <w:b/>
          <w:color w:val="333333"/>
          <w:sz w:val="20"/>
          <w:szCs w:val="20"/>
          <w:shd w:val="clear" w:color="auto" w:fill="FFFFFF"/>
        </w:rPr>
        <w:t>38,000 characters</w:t>
      </w:r>
      <w:r>
        <w:rPr>
          <w:rFonts w:ascii="Arial" w:hAnsi="Arial" w:cs="Arial"/>
          <w:color w:val="333333"/>
          <w:sz w:val="20"/>
          <w:szCs w:val="20"/>
          <w:shd w:val="clear" w:color="auto" w:fill="FFFFFF"/>
        </w:rPr>
        <w:t xml:space="preserve"> (including spaces). They may contain up to </w:t>
      </w:r>
      <w:r w:rsidRPr="00CC6240">
        <w:rPr>
          <w:rFonts w:ascii="Arial" w:hAnsi="Arial" w:cs="Arial"/>
          <w:b/>
          <w:color w:val="333333"/>
          <w:sz w:val="20"/>
          <w:szCs w:val="20"/>
          <w:shd w:val="clear" w:color="auto" w:fill="FFFFFF"/>
        </w:rPr>
        <w:t>4 display items (figures or tables).</w:t>
      </w:r>
    </w:p>
    <w:p w14:paraId="16E08831" w14:textId="77777777" w:rsidR="00462EA7" w:rsidRPr="00304408" w:rsidRDefault="00462EA7" w:rsidP="00304408">
      <w:pPr>
        <w:pStyle w:val="NormalWeb"/>
        <w:shd w:val="clear" w:color="auto" w:fill="FFFFFF"/>
        <w:spacing w:before="0" w:beforeAutospacing="0" w:after="288" w:afterAutospacing="0" w:line="336" w:lineRule="atLeast"/>
      </w:pPr>
    </w:p>
    <w:p w14:paraId="3A8CC540" w14:textId="59712559" w:rsidR="00A60560" w:rsidRDefault="008B676E" w:rsidP="00972356">
      <w:pPr>
        <w:pStyle w:val="NormalWeb"/>
        <w:shd w:val="clear" w:color="auto" w:fill="FFFFFF"/>
        <w:spacing w:before="0" w:beforeAutospacing="0" w:after="288" w:afterAutospacing="0" w:line="336" w:lineRule="atLeast"/>
        <w:ind w:left="720"/>
        <w:rPr>
          <w:rFonts w:cs="Arial"/>
          <w:b/>
          <w:color w:val="222222"/>
          <w:sz w:val="28"/>
          <w:szCs w:val="28"/>
          <w:shd w:val="clear" w:color="auto" w:fill="FFFFFF"/>
        </w:rPr>
      </w:pPr>
      <w:r w:rsidRPr="00304408">
        <w:br w:type="column"/>
      </w:r>
    </w:p>
    <w:p w14:paraId="4C6B0D6D" w14:textId="0FC5A6C8" w:rsidR="00A60560" w:rsidRPr="004E1A07" w:rsidRDefault="00A60560" w:rsidP="00563933">
      <w:pPr>
        <w:pStyle w:val="NormalWeb"/>
        <w:shd w:val="clear" w:color="auto" w:fill="FFFFFF"/>
        <w:spacing w:before="0" w:beforeAutospacing="0" w:after="288" w:afterAutospacing="0" w:line="336" w:lineRule="atLeast"/>
        <w:jc w:val="center"/>
        <w:rPr>
          <w:rFonts w:cs="Arial"/>
          <w:b/>
          <w:color w:val="222222"/>
          <w:sz w:val="28"/>
          <w:szCs w:val="28"/>
          <w:shd w:val="clear" w:color="auto" w:fill="FFFFFF"/>
        </w:rPr>
      </w:pPr>
      <w:r w:rsidRPr="004E1A07">
        <w:rPr>
          <w:rFonts w:cs="Arial"/>
          <w:b/>
          <w:color w:val="222222"/>
          <w:sz w:val="28"/>
          <w:szCs w:val="28"/>
          <w:shd w:val="clear" w:color="auto" w:fill="FFFFFF"/>
        </w:rPr>
        <w:t xml:space="preserve">Reserve </w:t>
      </w:r>
      <w:r w:rsidR="00EF338D">
        <w:rPr>
          <w:rFonts w:cs="Arial"/>
          <w:b/>
          <w:color w:val="222222"/>
          <w:sz w:val="28"/>
          <w:szCs w:val="28"/>
          <w:shd w:val="clear" w:color="auto" w:fill="FFFFFF"/>
        </w:rPr>
        <w:t xml:space="preserve">flux </w:t>
      </w:r>
      <w:r w:rsidRPr="004E1A07">
        <w:rPr>
          <w:rFonts w:cs="Arial"/>
          <w:b/>
          <w:color w:val="222222"/>
          <w:sz w:val="28"/>
          <w:szCs w:val="28"/>
          <w:shd w:val="clear" w:color="auto" w:fill="FFFFFF"/>
        </w:rPr>
        <w:t>capacity</w:t>
      </w:r>
      <w:r w:rsidR="00550482">
        <w:rPr>
          <w:rFonts w:cs="Arial"/>
          <w:b/>
          <w:color w:val="222222"/>
          <w:sz w:val="28"/>
          <w:szCs w:val="28"/>
          <w:shd w:val="clear" w:color="auto" w:fill="FFFFFF"/>
        </w:rPr>
        <w:t xml:space="preserve"> </w:t>
      </w:r>
      <w:r w:rsidR="00593743" w:rsidRPr="004E1A07">
        <w:rPr>
          <w:rFonts w:cs="Arial"/>
          <w:b/>
          <w:color w:val="222222"/>
          <w:sz w:val="28"/>
          <w:szCs w:val="28"/>
          <w:shd w:val="clear" w:color="auto" w:fill="FFFFFF"/>
        </w:rPr>
        <w:t xml:space="preserve">in the </w:t>
      </w:r>
      <w:r w:rsidR="00EF338D" w:rsidRPr="00EF338D">
        <w:rPr>
          <w:rFonts w:cs="Arial"/>
          <w:b/>
          <w:i/>
          <w:color w:val="222222"/>
          <w:sz w:val="28"/>
          <w:szCs w:val="28"/>
          <w:shd w:val="clear" w:color="auto" w:fill="FFFFFF"/>
        </w:rPr>
        <w:t>Escherichia coli</w:t>
      </w:r>
      <w:r w:rsidR="00EF338D">
        <w:rPr>
          <w:rFonts w:cs="Arial"/>
          <w:b/>
          <w:color w:val="222222"/>
          <w:sz w:val="28"/>
          <w:szCs w:val="28"/>
          <w:shd w:val="clear" w:color="auto" w:fill="FFFFFF"/>
        </w:rPr>
        <w:t xml:space="preserve"> </w:t>
      </w:r>
      <w:r w:rsidR="007F64E7">
        <w:rPr>
          <w:rFonts w:cs="Arial"/>
          <w:b/>
          <w:color w:val="222222"/>
          <w:sz w:val="28"/>
          <w:szCs w:val="28"/>
          <w:shd w:val="clear" w:color="auto" w:fill="FFFFFF"/>
        </w:rPr>
        <w:t>pentose p</w:t>
      </w:r>
      <w:r w:rsidR="00593743" w:rsidRPr="004E1A07">
        <w:rPr>
          <w:rFonts w:cs="Arial"/>
          <w:b/>
          <w:color w:val="222222"/>
          <w:sz w:val="28"/>
          <w:szCs w:val="28"/>
          <w:shd w:val="clear" w:color="auto" w:fill="FFFFFF"/>
        </w:rPr>
        <w:t xml:space="preserve">hosphate pathway </w:t>
      </w:r>
      <w:r w:rsidRPr="004E1A07">
        <w:rPr>
          <w:rFonts w:cs="Arial"/>
          <w:b/>
          <w:color w:val="222222"/>
          <w:sz w:val="28"/>
          <w:szCs w:val="28"/>
          <w:shd w:val="clear" w:color="auto" w:fill="FFFFFF"/>
        </w:rPr>
        <w:t>enables</w:t>
      </w:r>
      <w:r w:rsidR="00593743" w:rsidRPr="004E1A07">
        <w:rPr>
          <w:rFonts w:cs="Arial"/>
          <w:b/>
          <w:color w:val="222222"/>
          <w:sz w:val="28"/>
          <w:szCs w:val="28"/>
          <w:shd w:val="clear" w:color="auto" w:fill="FFFFFF"/>
        </w:rPr>
        <w:t xml:space="preserve"> </w:t>
      </w:r>
      <w:r w:rsidRPr="004E1A07">
        <w:rPr>
          <w:rFonts w:cs="Arial"/>
          <w:b/>
          <w:color w:val="222222"/>
          <w:sz w:val="28"/>
          <w:szCs w:val="28"/>
          <w:shd w:val="clear" w:color="auto" w:fill="FFFFFF"/>
        </w:rPr>
        <w:t xml:space="preserve">rapid </w:t>
      </w:r>
      <w:r w:rsidR="00EF338D">
        <w:rPr>
          <w:rFonts w:cs="Arial"/>
          <w:b/>
          <w:color w:val="222222"/>
          <w:sz w:val="28"/>
          <w:szCs w:val="28"/>
          <w:shd w:val="clear" w:color="auto" w:fill="FFFFFF"/>
        </w:rPr>
        <w:t xml:space="preserve">responses to </w:t>
      </w:r>
      <w:r w:rsidRPr="004E1A07">
        <w:rPr>
          <w:rFonts w:cs="Arial"/>
          <w:b/>
          <w:color w:val="222222"/>
          <w:sz w:val="28"/>
          <w:szCs w:val="28"/>
          <w:shd w:val="clear" w:color="auto" w:fill="FFFFFF"/>
        </w:rPr>
        <w:t xml:space="preserve">oxidative stress </w:t>
      </w:r>
    </w:p>
    <w:p w14:paraId="021FEB75" w14:textId="5F7D30A4" w:rsidR="00C07CDE" w:rsidRDefault="00C07CDE" w:rsidP="00C07CDE">
      <w:pPr>
        <w:jc w:val="center"/>
      </w:pPr>
      <w:r>
        <w:t xml:space="preserve">Dimitris Christodoulou, Hannes Link, </w:t>
      </w:r>
      <w:r w:rsidR="008506E1">
        <w:t xml:space="preserve">Tobias Fuhrer, Karl Kochanowski, </w:t>
      </w:r>
      <w:r>
        <w:t>Luca Gerosa, Uwe Sauer</w:t>
      </w:r>
    </w:p>
    <w:p w14:paraId="01B71803" w14:textId="30F7EC78" w:rsidR="00374B1A" w:rsidRDefault="0004726A">
      <w:pPr>
        <w:rPr>
          <w:b/>
          <w:color w:val="FF0000"/>
        </w:rPr>
      </w:pPr>
      <w:r>
        <w:rPr>
          <w:b/>
          <w:color w:val="FF0000"/>
        </w:rPr>
        <w:t>So far, ~</w:t>
      </w:r>
      <w:r w:rsidR="001C0CB6">
        <w:rPr>
          <w:b/>
          <w:color w:val="FF0000"/>
        </w:rPr>
        <w:t>2</w:t>
      </w:r>
      <w:r w:rsidR="008C0C94">
        <w:rPr>
          <w:b/>
          <w:color w:val="FF0000"/>
        </w:rPr>
        <w:t>6</w:t>
      </w:r>
      <w:r w:rsidR="001C0CB6">
        <w:rPr>
          <w:b/>
          <w:color w:val="FF0000"/>
        </w:rPr>
        <w:t xml:space="preserve">00 </w:t>
      </w:r>
      <w:r>
        <w:rPr>
          <w:b/>
          <w:color w:val="FF0000"/>
        </w:rPr>
        <w:t>words</w:t>
      </w:r>
      <w:r w:rsidR="00EB4AB4">
        <w:rPr>
          <w:b/>
          <w:color w:val="FF0000"/>
        </w:rPr>
        <w:t xml:space="preserve"> / </w:t>
      </w:r>
      <w:r w:rsidR="009A3DCF">
        <w:rPr>
          <w:b/>
          <w:color w:val="FF0000"/>
        </w:rPr>
        <w:t>~</w:t>
      </w:r>
      <w:r w:rsidR="001C0CB6">
        <w:rPr>
          <w:b/>
          <w:color w:val="FF0000"/>
        </w:rPr>
        <w:t xml:space="preserve">18000 </w:t>
      </w:r>
      <w:r w:rsidR="00EB4AB4">
        <w:rPr>
          <w:b/>
          <w:color w:val="FF0000"/>
        </w:rPr>
        <w:t>characters</w:t>
      </w:r>
    </w:p>
    <w:p w14:paraId="00A41633" w14:textId="77777777" w:rsidR="00C07CDE" w:rsidRPr="00061439" w:rsidRDefault="00C1313E">
      <w:pPr>
        <w:rPr>
          <w:b/>
          <w:sz w:val="26"/>
          <w:szCs w:val="26"/>
        </w:rPr>
      </w:pPr>
      <w:r w:rsidRPr="00061439">
        <w:rPr>
          <w:b/>
          <w:sz w:val="26"/>
          <w:szCs w:val="26"/>
        </w:rPr>
        <w:t>Abstract</w:t>
      </w:r>
    </w:p>
    <w:p w14:paraId="0D31AC22" w14:textId="41489BDE" w:rsidR="00AE6824" w:rsidRPr="00792436" w:rsidRDefault="00033265" w:rsidP="008B34CB">
      <w:r>
        <w:t xml:space="preserve">To counteract oxidative stress and build-up of reactive oxygen species (ROS), bacteria evolved various defense mechanisms. </w:t>
      </w:r>
      <w:r w:rsidR="007B6F10">
        <w:t>The primary</w:t>
      </w:r>
      <w:r>
        <w:t xml:space="preserve"> defense is reduction of ROS through antioxidant systems that </w:t>
      </w:r>
      <w:r w:rsidR="00F753B5">
        <w:t>must be</w:t>
      </w:r>
      <w:r>
        <w:t xml:space="preserve"> regenerated through</w:t>
      </w:r>
      <w:r w:rsidR="000C72D4">
        <w:t xml:space="preserve"> the redox cofactor</w:t>
      </w:r>
      <w:r>
        <w:t xml:space="preserve"> NADPH.</w:t>
      </w:r>
      <w:r>
        <w:rPr>
          <w:color w:val="000000" w:themeColor="text1"/>
        </w:rPr>
        <w:t xml:space="preserve"> </w:t>
      </w:r>
      <w:r w:rsidR="00D32CFF">
        <w:rPr>
          <w:color w:val="000000" w:themeColor="text1"/>
        </w:rPr>
        <w:t>To sustain continued ROS reduction, NADPH formation must be increased by increasing flux through</w:t>
      </w:r>
      <w:r>
        <w:rPr>
          <w:color w:val="000000" w:themeColor="text1"/>
        </w:rPr>
        <w:t xml:space="preserve"> replenishing metabolic pathways such as the pentose phosphate (PP) pathway. Here we </w:t>
      </w:r>
      <w:r w:rsidR="00644B25">
        <w:rPr>
          <w:color w:val="000000" w:themeColor="text1"/>
        </w:rPr>
        <w:t xml:space="preserve">investigate the mechanism that enables the </w:t>
      </w:r>
      <w:r w:rsidR="00911480">
        <w:rPr>
          <w:color w:val="000000" w:themeColor="text1"/>
        </w:rPr>
        <w:t xml:space="preserve">rapid </w:t>
      </w:r>
      <w:r w:rsidR="00644B25">
        <w:rPr>
          <w:color w:val="000000" w:themeColor="text1"/>
        </w:rPr>
        <w:t xml:space="preserve">initial increase in NADPH supply by exposing growing </w:t>
      </w:r>
      <w:r>
        <w:rPr>
          <w:i/>
        </w:rPr>
        <w:t>E.</w:t>
      </w:r>
      <w:r w:rsidRPr="006250A2">
        <w:rPr>
          <w:i/>
        </w:rPr>
        <w:t xml:space="preserve"> coli </w:t>
      </w:r>
      <w:r>
        <w:t>to hydrogen peroxide and quantif</w:t>
      </w:r>
      <w:r w:rsidR="005B5D47">
        <w:t>ying</w:t>
      </w:r>
      <w:r>
        <w:t xml:space="preserve"> the </w:t>
      </w:r>
      <w:r w:rsidR="00D02265">
        <w:t>immediate</w:t>
      </w:r>
      <w:r>
        <w:t xml:space="preserve"> metabolite </w:t>
      </w:r>
      <w:r w:rsidR="008404EC">
        <w:t>dynamics</w:t>
      </w:r>
      <w:r>
        <w:t xml:space="preserve">. To systematically infer active regulatory interactions, we developed </w:t>
      </w:r>
      <w:r w:rsidR="00B07FF6">
        <w:t>a framework that evaluat</w:t>
      </w:r>
      <w:r w:rsidR="00824185">
        <w:t>es</w:t>
      </w:r>
      <w:r>
        <w:t xml:space="preserve"> </w:t>
      </w:r>
      <w:r w:rsidR="00062EE8">
        <w:t xml:space="preserve">in parallel </w:t>
      </w:r>
      <w:r>
        <w:t>ensemble</w:t>
      </w:r>
      <w:r w:rsidR="00D71550">
        <w:t>s</w:t>
      </w:r>
      <w:r>
        <w:t xml:space="preserve"> of </w:t>
      </w:r>
      <w:r w:rsidR="00A25126">
        <w:t>thousands of</w:t>
      </w:r>
      <w:r>
        <w:t xml:space="preserve"> kinetic models </w:t>
      </w:r>
      <w:r w:rsidR="00024C85">
        <w:t>of</w:t>
      </w:r>
      <w:r>
        <w:t xml:space="preserve"> glycolysis and PP pathway</w:t>
      </w:r>
      <w:r w:rsidR="004F55CA">
        <w:t>, each</w:t>
      </w:r>
      <w:r>
        <w:t xml:space="preserve"> with different</w:t>
      </w:r>
      <w:r w:rsidR="005D41D2">
        <w:t xml:space="preserve"> combinations of</w:t>
      </w:r>
      <w:r>
        <w:t xml:space="preserve"> regulation mechanisms. </w:t>
      </w:r>
      <w:r w:rsidR="00540DE5">
        <w:t>I</w:t>
      </w:r>
      <w:r>
        <w:t xml:space="preserve">n addition to the known inactivation of the GAP dehydrogenase by ROS, </w:t>
      </w:r>
      <w:r w:rsidR="00AC3E24">
        <w:t xml:space="preserve">our results </w:t>
      </w:r>
      <w:r w:rsidR="00E136CC">
        <w:t>reveal</w:t>
      </w:r>
      <w:r w:rsidR="00395174">
        <w:t xml:space="preserve"> the</w:t>
      </w:r>
      <w:r w:rsidR="00AC3E24">
        <w:t xml:space="preserve"> important</w:t>
      </w:r>
      <w:r>
        <w:t xml:space="preserve"> allosteric inhibition of the first PP pathway enzyme</w:t>
      </w:r>
      <w:r w:rsidRPr="00DC56A8">
        <w:t xml:space="preserve"> </w:t>
      </w:r>
      <w:r>
        <w:t>by NADPH.</w:t>
      </w:r>
      <w:r w:rsidR="00CC32E1">
        <w:t xml:space="preserve"> </w:t>
      </w:r>
      <w:r w:rsidR="0083238F">
        <w:t>We find that th</w:t>
      </w:r>
      <w:r w:rsidR="00E94B04">
        <w:t>is</w:t>
      </w:r>
      <w:r w:rsidR="00CC32E1">
        <w:t xml:space="preserve"> </w:t>
      </w:r>
      <w:r w:rsidR="001E7BAA">
        <w:t>NADPH feedback inhibition</w:t>
      </w:r>
      <w:r w:rsidR="004778EA">
        <w:t xml:space="preserve"> </w:t>
      </w:r>
      <w:r w:rsidR="00CC32E1">
        <w:t xml:space="preserve">acts as a valve, </w:t>
      </w:r>
      <w:r w:rsidR="003B4889">
        <w:t xml:space="preserve">maintaining a below </w:t>
      </w:r>
      <w:r w:rsidR="008573CE">
        <w:t>maxim</w:t>
      </w:r>
      <w:r w:rsidR="00F01C07">
        <w:t>um</w:t>
      </w:r>
      <w:r w:rsidR="008573CE">
        <w:t xml:space="preserve"> </w:t>
      </w:r>
      <w:r w:rsidR="003B4889">
        <w:t xml:space="preserve">capacity PP pathway flux under non – stress conditions. Relieving this inhibition rapidly increases PP pathway flux upon oxidative stress. </w:t>
      </w:r>
      <w:r w:rsidR="00C36397">
        <w:t xml:space="preserve">Cells </w:t>
      </w:r>
      <w:r w:rsidR="009713B2">
        <w:t>with reduced capacity in</w:t>
      </w:r>
      <w:r w:rsidR="000C7744">
        <w:t xml:space="preserve"> rapidly</w:t>
      </w:r>
      <w:r w:rsidR="009713B2">
        <w:t xml:space="preserve"> rerouting their flux through the PP pathway </w:t>
      </w:r>
      <w:r w:rsidR="004652BE">
        <w:t>are more</w:t>
      </w:r>
      <w:r w:rsidR="009713B2">
        <w:t xml:space="preserve"> sensitiv</w:t>
      </w:r>
      <w:r w:rsidR="004652BE">
        <w:t>e</w:t>
      </w:r>
      <w:r w:rsidR="009713B2">
        <w:t xml:space="preserve"> to oxidative stress.</w:t>
      </w:r>
    </w:p>
    <w:p w14:paraId="33620E36" w14:textId="77777777" w:rsidR="00C1313E" w:rsidRPr="00A619E1" w:rsidRDefault="003801E6">
      <w:pPr>
        <w:rPr>
          <w:b/>
          <w:sz w:val="26"/>
          <w:szCs w:val="26"/>
        </w:rPr>
      </w:pPr>
      <w:r w:rsidRPr="00A619E1">
        <w:rPr>
          <w:b/>
          <w:sz w:val="26"/>
          <w:szCs w:val="26"/>
        </w:rPr>
        <w:t>Introduction</w:t>
      </w:r>
    </w:p>
    <w:p w14:paraId="7961BD6F" w14:textId="5B73570D" w:rsidR="00104A64" w:rsidRDefault="008D2288">
      <w:pPr>
        <w:rPr>
          <w:rFonts w:cs="Arial"/>
          <w:shd w:val="clear" w:color="auto" w:fill="FFFFFF"/>
        </w:rPr>
      </w:pPr>
      <w:r>
        <w:rPr>
          <w:rFonts w:cs="Arial"/>
          <w:shd w:val="clear" w:color="auto" w:fill="FFFFFF"/>
        </w:rPr>
        <w:t xml:space="preserve">Bacteria </w:t>
      </w:r>
      <w:r w:rsidR="006D6AE9">
        <w:rPr>
          <w:rFonts w:cs="Arial"/>
          <w:shd w:val="clear" w:color="auto" w:fill="FFFFFF"/>
        </w:rPr>
        <w:t>continuously experience</w:t>
      </w:r>
      <w:r>
        <w:rPr>
          <w:rFonts w:cs="Arial"/>
          <w:shd w:val="clear" w:color="auto" w:fill="FFFFFF"/>
        </w:rPr>
        <w:t xml:space="preserve"> environmental </w:t>
      </w:r>
      <w:r w:rsidR="009F71AE">
        <w:rPr>
          <w:rFonts w:cs="Arial"/>
          <w:shd w:val="clear" w:color="auto" w:fill="FFFFFF"/>
        </w:rPr>
        <w:t>challenges</w:t>
      </w:r>
      <w:r>
        <w:rPr>
          <w:rFonts w:cs="Arial"/>
          <w:shd w:val="clear" w:color="auto" w:fill="FFFFFF"/>
        </w:rPr>
        <w:t xml:space="preserve">, </w:t>
      </w:r>
      <w:r w:rsidR="003E3423">
        <w:rPr>
          <w:rFonts w:cs="Arial"/>
          <w:shd w:val="clear" w:color="auto" w:fill="FFFFFF"/>
        </w:rPr>
        <w:t xml:space="preserve">ranging </w:t>
      </w:r>
      <w:r>
        <w:rPr>
          <w:rFonts w:cs="Arial"/>
          <w:shd w:val="clear" w:color="auto" w:fill="FFFFFF"/>
        </w:rPr>
        <w:t>from n</w:t>
      </w:r>
      <w:r w:rsidR="006116DE">
        <w:rPr>
          <w:rFonts w:cs="Arial"/>
          <w:shd w:val="clear" w:color="auto" w:fill="FFFFFF"/>
        </w:rPr>
        <w:t xml:space="preserve">utrient </w:t>
      </w:r>
      <w:r w:rsidR="002F04A7">
        <w:rPr>
          <w:rFonts w:cs="Arial"/>
          <w:shd w:val="clear" w:color="auto" w:fill="FFFFFF"/>
        </w:rPr>
        <w:t xml:space="preserve">fluctuations </w:t>
      </w:r>
      <w:r w:rsidR="006116DE">
        <w:rPr>
          <w:rFonts w:cs="Arial"/>
          <w:shd w:val="clear" w:color="auto" w:fill="FFFFFF"/>
        </w:rPr>
        <w:t xml:space="preserve">to </w:t>
      </w:r>
      <w:r w:rsidR="002F04A7">
        <w:rPr>
          <w:rFonts w:cs="Arial"/>
          <w:shd w:val="clear" w:color="auto" w:fill="FFFFFF"/>
        </w:rPr>
        <w:t xml:space="preserve">physicochemical </w:t>
      </w:r>
      <w:r w:rsidR="006116DE">
        <w:rPr>
          <w:rFonts w:cs="Arial"/>
          <w:shd w:val="clear" w:color="auto" w:fill="FFFFFF"/>
        </w:rPr>
        <w:t>stresse</w:t>
      </w:r>
      <w:r w:rsidR="008F178C">
        <w:rPr>
          <w:rFonts w:cs="Arial"/>
          <w:shd w:val="clear" w:color="auto" w:fill="FFFFFF"/>
        </w:rPr>
        <w:t>s</w:t>
      </w:r>
      <w:r>
        <w:rPr>
          <w:rFonts w:cs="Arial"/>
          <w:shd w:val="clear" w:color="auto" w:fill="FFFFFF"/>
        </w:rPr>
        <w:t xml:space="preserve">. </w:t>
      </w:r>
      <w:r w:rsidR="006D6AE9">
        <w:rPr>
          <w:rFonts w:cs="Arial"/>
          <w:shd w:val="clear" w:color="auto" w:fill="FFFFFF"/>
        </w:rPr>
        <w:t xml:space="preserve">A frequent aerobic challenge is oxidative </w:t>
      </w:r>
      <w:r>
        <w:rPr>
          <w:rFonts w:cs="Arial"/>
          <w:shd w:val="clear" w:color="auto" w:fill="FFFFFF"/>
        </w:rPr>
        <w:t>stress</w:t>
      </w:r>
      <w:r w:rsidR="006D6AE9">
        <w:rPr>
          <w:rFonts w:cs="Arial"/>
          <w:shd w:val="clear" w:color="auto" w:fill="FFFFFF"/>
        </w:rPr>
        <w:t xml:space="preserve"> because</w:t>
      </w:r>
      <w:r w:rsidR="00547F9D">
        <w:rPr>
          <w:rFonts w:cs="Arial"/>
          <w:shd w:val="clear" w:color="auto" w:fill="FFFFFF"/>
        </w:rPr>
        <w:t xml:space="preserve"> </w:t>
      </w:r>
      <w:r w:rsidR="006D6AE9">
        <w:rPr>
          <w:rFonts w:cs="Arial"/>
          <w:shd w:val="clear" w:color="auto" w:fill="FFFFFF"/>
        </w:rPr>
        <w:t xml:space="preserve">respiratory </w:t>
      </w:r>
      <w:r w:rsidR="007C7523">
        <w:rPr>
          <w:rFonts w:cs="Arial"/>
          <w:shd w:val="clear" w:color="auto" w:fill="FFFFFF"/>
        </w:rPr>
        <w:t>metabolism</w:t>
      </w:r>
      <w:r w:rsidR="006D6AE9">
        <w:rPr>
          <w:rFonts w:cs="Arial"/>
          <w:shd w:val="clear" w:color="auto" w:fill="FFFFFF"/>
        </w:rPr>
        <w:t xml:space="preserve"> produces also so-called</w:t>
      </w:r>
      <w:r w:rsidR="007C7523">
        <w:rPr>
          <w:rFonts w:cs="Arial"/>
          <w:shd w:val="clear" w:color="auto" w:fill="FFFFFF"/>
        </w:rPr>
        <w:t xml:space="preserve"> reactive oxygen species (ROS) that </w:t>
      </w:r>
      <w:r w:rsidR="004D0FBB">
        <w:rPr>
          <w:rFonts w:cs="Arial"/>
          <w:shd w:val="clear" w:color="auto" w:fill="FFFFFF"/>
        </w:rPr>
        <w:t xml:space="preserve">chemically </w:t>
      </w:r>
      <w:r w:rsidR="007C7523">
        <w:rPr>
          <w:rFonts w:cs="Arial"/>
          <w:shd w:val="clear" w:color="auto" w:fill="FFFFFF"/>
        </w:rPr>
        <w:t>damage</w:t>
      </w:r>
      <w:r w:rsidR="002D5A4F">
        <w:rPr>
          <w:rFonts w:cs="Arial"/>
          <w:shd w:val="clear" w:color="auto" w:fill="FFFFFF"/>
        </w:rPr>
        <w:t xml:space="preserve"> cellular components</w:t>
      </w:r>
      <w:r w:rsidR="003C330C">
        <w:rPr>
          <w:rFonts w:cs="Arial"/>
          <w:shd w:val="clear" w:color="auto" w:fill="FFFFFF"/>
        </w:rPr>
        <w:t xml:space="preserve"> </w:t>
      </w:r>
      <w:r w:rsidR="003C330C">
        <w:rPr>
          <w:rFonts w:cs="Arial"/>
          <w:shd w:val="clear" w:color="auto" w:fill="FFFFFF"/>
        </w:rPr>
        <w:fldChar w:fldCharType="begin" w:fldLock="1"/>
      </w:r>
      <w:r w:rsidR="00EF5CB5">
        <w:rPr>
          <w:rFonts w:cs="Arial"/>
          <w:shd w:val="clear" w:color="auto" w:fill="FFFFFF"/>
        </w:rPr>
        <w:instrText>ADDIN CSL_CITATION { "citationItems" : [ { "id" : "ITEM-1", "itemData" : { "DOI" : "10.1038/nrmicro3032", "ISSN" : "1740-1534", "PMID" : "23712352", "abstract" : "Oxic environments are hazardous. Molecular oxygen adventitiously abstracts electrons from many redox enzymes, continuously forming intracellular superoxide and hydrogen peroxide. These species can destroy the activities of metalloenzymes and the integrity of DNA, forcing organisms to protect themselves with scavenging enzymes and repair systems. Nevertheless, elevated levels of oxidants quickly poison bacteria, and both microbial competitors and hostile eukaryotic hosts exploit this vulnerability by assaulting these bacteria with peroxides or superoxide-forming antibiotics. In response, bacteria activate elegant adaptive strategies. In this Review, I summarize our current knowledge of oxidative stress in Escherichia coli, the model organism for which our understanding of damage and defence is most well developed.", "author" : [ { "dropping-particle" : "", "family" : "Imlay", "given" : "James A", "non-dropping-particle" : "", "parse-names" : false, "suffix" : "" } ], "container-title" : "Nature reviews. Microbiology", "id" : "ITEM-1", "issue" : "7", "issued" : { "date-parts" : [ [ "2013", "7" ] ] }, "page" : "443-54", "publisher" : "Nature Publishing Group, a division of Macmillan Publishers Limited. All Rights Reserved.", "title" : "The molecular mechanisms and physiological consequences of oxidative stress: lessons from a model bacterium.", "title-short" : "Nat Rev Micro", "type" : "article-journal", "volume" : "11" }, "uris" : [ "http://www.mendeley.com/documents/?uuid=22ee3511-8590-4c7c-af70-b8ec8867c63f" ] }, { "id" : "ITEM-2", "itemData" : { "DOI" : "10.1016/j.abb.2012.04.014", "ISSN" : "1096-0384", "PMID" : "22609271", "abstract" : "Hydrogen peroxide (H(2)O(2)) is continuously formed by the autoxidation of redox enzymes in aerobic cells, and it also enters from the environment, where it can be generated both by chemical processes and by the deliberate actions of competing organisms. Because H(2)O(2) is acutely toxic, bacteria elaborate scavenging enzymes to keep its intracellular concentration at nanomolar levels. Mutants that lack such enzymes grow poorly, suffer from high rates of mutagenesis, or even die. In order to understand how bacteria cope with oxidative stress, it is important to identify the key enzymes involved in H(2)O(2) degradation. Catalases and NADH peroxidase (Ahp) are primary scavengers in many bacteria, and their activities and physiological impacts have been unambiguously demonstrated through phenotypic analysis and through direct measurements of H(2)O(2) clearance in vivo. Yet a wide variety of additional enzymes have been proposed to serve similar roles: thiol peroxidase, bacterioferritin comigratory protein, glutathione peroxidase, cytochrome c peroxidase, and rubrerythrins. Each of these enzymes can degrade H(2)O(2) in vitro, but their contributions in vivo remain unclear. In this review we examine the genetic, genomic, regulatory, and biochemical evidence that each of these is a bonafide scavenger of H(2)O(2) in the cell. We also consider possible reasons that bacteria might require multiple enzymes to catalyze this process, including differences in substrate specificity, compartmentalization, cofactor requirements, kinetic optima, and enzyme stability. It is hoped that the resolution of these issues will lead to an understanding of stress resistance that is more accurate and perceptive.", "author" : [ { "dropping-particle" : "", "family" : "Mishra", "given" : "Surabhi", "non-dropping-particle" : "", "parse-names" : false, "suffix" : "" }, { "dropping-particle" : "", "family" : "Imlay", "given" : "James", "non-dropping-particle" : "", "parse-names" : false, "suffix" : "" } ], "container-title" : "Archives of biochemistry and biophysics", "id" : "ITEM-2", "issue" : "2", "issued" : { "date-parts" : [ [ "2012", "9", "15" ] ] }, "page" : "145-60", "title" : "Why do bacteria use so many enzymes to scavenge hydrogen peroxide?", "type" : "article-journal", "volume" : "525" }, "uris" : [ "http://www.mendeley.com/documents/?uuid=b5ae2474-b486-4662-9d11-cb320bc0af4a" ] } ], "mendeley" : { "formattedCitation" : "(Imlay 2013; Mishra &amp; Imlay 2012)", "plainTextFormattedCitation" : "(Imlay 2013; Mishra &amp; Imlay 2012)", "previouslyFormattedCitation" : "(Imlay 2013; Mishra &amp; Imlay 2012)" }, "properties" : { "noteIndex" : 0 }, "schema" : "https://github.com/citation-style-language/schema/raw/master/csl-citation.json" }</w:instrText>
      </w:r>
      <w:r w:rsidR="003C330C">
        <w:rPr>
          <w:rFonts w:cs="Arial"/>
          <w:shd w:val="clear" w:color="auto" w:fill="FFFFFF"/>
        </w:rPr>
        <w:fldChar w:fldCharType="separate"/>
      </w:r>
      <w:r w:rsidR="003628E9" w:rsidRPr="003628E9">
        <w:rPr>
          <w:rFonts w:cs="Arial"/>
          <w:noProof/>
          <w:shd w:val="clear" w:color="auto" w:fill="FFFFFF"/>
        </w:rPr>
        <w:t>(Imlay 2013; Mishra &amp; Imlay 2012)</w:t>
      </w:r>
      <w:r w:rsidR="003C330C">
        <w:rPr>
          <w:rFonts w:cs="Arial"/>
          <w:shd w:val="clear" w:color="auto" w:fill="FFFFFF"/>
        </w:rPr>
        <w:fldChar w:fldCharType="end"/>
      </w:r>
      <w:r w:rsidR="007C7523">
        <w:rPr>
          <w:rFonts w:cs="Arial"/>
          <w:shd w:val="clear" w:color="auto" w:fill="FFFFFF"/>
        </w:rPr>
        <w:t>.</w:t>
      </w:r>
      <w:r w:rsidR="00EE02BB">
        <w:rPr>
          <w:rFonts w:cs="Arial"/>
          <w:shd w:val="clear" w:color="auto" w:fill="FFFFFF"/>
        </w:rPr>
        <w:t xml:space="preserve"> </w:t>
      </w:r>
      <w:r w:rsidR="0084522E">
        <w:rPr>
          <w:rFonts w:cs="Arial"/>
          <w:shd w:val="clear" w:color="auto" w:fill="FFFFFF"/>
        </w:rPr>
        <w:t xml:space="preserve">To counter </w:t>
      </w:r>
      <w:r w:rsidR="004A0491">
        <w:rPr>
          <w:rFonts w:cs="Arial"/>
          <w:shd w:val="clear" w:color="auto" w:fill="FFFFFF"/>
        </w:rPr>
        <w:t xml:space="preserve">the detrimental </w:t>
      </w:r>
      <w:r w:rsidR="0084522E">
        <w:rPr>
          <w:rFonts w:cs="Arial"/>
          <w:shd w:val="clear" w:color="auto" w:fill="FFFFFF"/>
        </w:rPr>
        <w:t xml:space="preserve">effects, cells evolved a set of </w:t>
      </w:r>
      <w:r w:rsidR="000B7984">
        <w:rPr>
          <w:rFonts w:cs="Arial"/>
          <w:shd w:val="clear" w:color="auto" w:fill="FFFFFF"/>
        </w:rPr>
        <w:t xml:space="preserve">metabolic and other </w:t>
      </w:r>
      <w:r w:rsidR="00BD0504">
        <w:rPr>
          <w:rFonts w:cs="Arial"/>
          <w:shd w:val="clear" w:color="auto" w:fill="FFFFFF"/>
        </w:rPr>
        <w:t>responses</w:t>
      </w:r>
      <w:r w:rsidR="002A749A">
        <w:rPr>
          <w:rFonts w:cs="Arial"/>
          <w:shd w:val="clear" w:color="auto" w:fill="FFFFFF"/>
        </w:rPr>
        <w:t xml:space="preserve"> that</w:t>
      </w:r>
      <w:r w:rsidR="0084522E">
        <w:rPr>
          <w:rFonts w:cs="Arial"/>
          <w:shd w:val="clear" w:color="auto" w:fill="FFFFFF"/>
        </w:rPr>
        <w:t xml:space="preserve"> </w:t>
      </w:r>
      <w:r w:rsidR="000B7984">
        <w:rPr>
          <w:rFonts w:cs="Arial"/>
          <w:shd w:val="clear" w:color="auto" w:fill="FFFFFF"/>
        </w:rPr>
        <w:t xml:space="preserve">detoxify the ROS and </w:t>
      </w:r>
      <w:r w:rsidR="0084522E">
        <w:rPr>
          <w:rFonts w:cs="Arial"/>
          <w:shd w:val="clear" w:color="auto" w:fill="FFFFFF"/>
        </w:rPr>
        <w:t>alleviat</w:t>
      </w:r>
      <w:r w:rsidR="000B7984">
        <w:rPr>
          <w:rFonts w:cs="Arial"/>
          <w:shd w:val="clear" w:color="auto" w:fill="FFFFFF"/>
        </w:rPr>
        <w:t>e</w:t>
      </w:r>
      <w:r w:rsidR="0084522E">
        <w:rPr>
          <w:rFonts w:cs="Arial"/>
          <w:shd w:val="clear" w:color="auto" w:fill="FFFFFF"/>
        </w:rPr>
        <w:t xml:space="preserve"> acute damages </w:t>
      </w:r>
      <w:r w:rsidR="00D85F4D">
        <w:rPr>
          <w:rFonts w:cs="Arial"/>
          <w:shd w:val="clear" w:color="auto" w:fill="FFFFFF"/>
        </w:rPr>
        <w:t xml:space="preserve">both </w:t>
      </w:r>
      <w:r w:rsidR="00C1275F">
        <w:rPr>
          <w:rFonts w:cs="Arial"/>
          <w:shd w:val="clear" w:color="auto" w:fill="FFFFFF"/>
        </w:rPr>
        <w:t>on</w:t>
      </w:r>
      <w:r w:rsidR="00BA4AF5">
        <w:rPr>
          <w:rFonts w:cs="Arial"/>
          <w:shd w:val="clear" w:color="auto" w:fill="FFFFFF"/>
        </w:rPr>
        <w:t xml:space="preserve"> </w:t>
      </w:r>
      <w:r w:rsidR="00D85F4D">
        <w:rPr>
          <w:rFonts w:cs="Arial"/>
          <w:shd w:val="clear" w:color="auto" w:fill="FFFFFF"/>
        </w:rPr>
        <w:t>short</w:t>
      </w:r>
      <w:r w:rsidR="0084522E">
        <w:rPr>
          <w:rFonts w:cs="Arial"/>
          <w:shd w:val="clear" w:color="auto" w:fill="FFFFFF"/>
        </w:rPr>
        <w:t xml:space="preserve"> and </w:t>
      </w:r>
      <w:r w:rsidR="004A0999">
        <w:rPr>
          <w:rFonts w:cs="Arial"/>
          <w:shd w:val="clear" w:color="auto" w:fill="FFFFFF"/>
        </w:rPr>
        <w:t>longer time scale</w:t>
      </w:r>
      <w:r w:rsidR="0061253C">
        <w:rPr>
          <w:rFonts w:cs="Arial"/>
          <w:shd w:val="clear" w:color="auto" w:fill="FFFFFF"/>
        </w:rPr>
        <w:t>s</w:t>
      </w:r>
      <w:r w:rsidR="00A440FE">
        <w:rPr>
          <w:rFonts w:cs="Arial"/>
          <w:shd w:val="clear" w:color="auto" w:fill="FFFFFF"/>
        </w:rPr>
        <w:t xml:space="preserve"> </w:t>
      </w:r>
      <w:r w:rsidR="00A440FE">
        <w:rPr>
          <w:rFonts w:cs="Arial"/>
          <w:shd w:val="clear" w:color="auto" w:fill="FFFFFF"/>
        </w:rPr>
        <w:fldChar w:fldCharType="begin" w:fldLock="1"/>
      </w:r>
      <w:r w:rsidR="00EF5CB5">
        <w:rPr>
          <w:rFonts w:cs="Arial"/>
          <w:shd w:val="clear" w:color="auto" w:fill="FFFFFF"/>
        </w:rPr>
        <w:instrText>ADDIN CSL_CITATION { "citationItems" : [ { "id" : "ITEM-1", "itemData" : { "DOI" : "10.1186/1475-2859-12-23", "ISSN" : "1475-2859", "PMID" : "23497217", "abstract" : "BACKGROUND: High concentrations of reactive oxygen species (ROS) were reported to cause oxidative stress to E. coli cells associated with reduced or inhibited growth. The high ROS concentrations described in these reports were generated by exposing the bacteria to H2O2 and superoxide-generating chemicals which are non-physiological growth conditions. However, the effect of molecular oxygen on oxidative stress response has not been evaluated. Since the use of oxygen-enriched air is a common strategy to support high density growth of E. coli, it was important to investigate the effect of high dissolved oxygen concentrations on the physiology and growth of E. coli and the way it responds to oxidative stress.\n\nRESULTS: To determine the effect of elevated oxygen concentrations on the growth characteristics, specific gene expression and enzyme activity in E. coli, the parental and SOD-deficient strain were evaluated when the dissolved oxygen (dO2) level was increased from 30% to 300%. No significant differences in the growth parameters were observed in the parental strain except for a temporary decrease of the respiration and acetate accumulation profile. By performing transcriptional analysis, it was determined that the parental strain responded to the oxidative stress by activating the SoxRS regulon. However, following the dO2 switch, the SOD-deficient strain activated both the SoxRS and OxyR regulons but it was unable to resume its initial growth rate.\n\nCONCLUSION: The transcriptional analysis and enzyme activity results indicated that when E. coli is exposed to dO2 shift, the superoxide stress regulator SoxRS is activated and causes the stimulation of the superoxide dismutase system. This enables the E. coli to protect itself from the poisoning effects of oxygen. The OxyR protecting system was not activated, indicating that H2O2 did not increase to stressing levels.", "author" : [ { "dropping-particle" : "", "family" : "Baez", "given" : "Antonino", "non-dropping-particle" : "", "parse-names" : false, "suffix" : "" }, { "dropping-particle" : "", "family" : "Shiloach", "given" : "Joseph", "non-dropping-particle" : "", "parse-names" : false, "suffix" : "" } ], "container-title" : "Microbial cell factories", "id" : "ITEM-1", "issued" : { "date-parts" : [ [ "2013", "1" ] ] }, "page" : "23", "title" : "Escherichia coli avoids high dissolved oxygen stress by activation of SoxRS and manganese-superoxide dismutase.", "type" : "article-journal", "volume" : "12" }, "uris" : [ "http://www.mendeley.com/documents/?uuid=dcce070d-b30a-456f-91ff-2b46d0da8486" ] }, { "id" : "ITEM-2", "itemData" : { "DOI" : "10.1371/journal.pone.0001186", "ISSN" : "1932-6203", "PMID" : "18000553", "abstract" : "BACKGROUND: SoxR and SoxS constitute an intracellular signal response system that rapidly detects changes in superoxide levels and modulates gene expression in E. coli. A time series microarray design was used to identify co-regulated SoxRS-dependent and independent genes modulated by superoxide minutes after exposure to stress.\n\nMETHODOLOGY/PRINCIPAL FINDINGS: soxS mRNA levels surged to near maximal levels within the first few minutes of exposure to paraquat, a superoxide-producing compound, followed by a rise in mRNA levels of known SoxS-regulated genes. Based on a new method for determining the biological significance of clustering results, a total of 138 genic regions, including several transcription factors and putative sRNAs were identified as being regulated through the SoxRS signaling pathway within 10 minutes of paraquat treatment. A statistically significant two-block SoxS motif was identified through analysis of the SoxS-regulated genes. The SoxRS-independent response included members of the OxyR, CysB, IscR, BirA and Fur regulons. Finally, the relative sensitivity to superoxide was measured in 94 strains carrying deletions in individual, superoxide-regulated genes.\n\nCONCLUSIONS/SIGNIFICANCE: By integrating our microarray time series results with other microarray data, E. coli databases and the primary literature, we propose a model of the primary transcriptional response containing 226 protein-coding and sRNA sequences. From the SoxS dependent network the first statistically significant SoxS-related motif was identified.", "author" : [ { "dropping-particle" : "", "family" : "Blanchard", "given" : "Jeffrey L", "non-dropping-particle" : "", "parse-names" : false, "suffix" : "" }, { "dropping-particle" : "", "family" : "Wholey", "given" : "Wei-Yun", "non-dropping-particle" : "", "parse-names" : false, "suffix" : "" }, { "dropping-particle" : "", "family" : "Conlon", "given" : "Erin M", "non-dropping-particle" : "", "parse-names" : false, "suffix" : "" }, { "dropping-particle" : "", "family" : "Pomposiello", "given" : "Pablo J", "non-dropping-particle" : "", "parse-names" : false, "suffix" : "" } ], "container-title" : "PloS one", "id" : "ITEM-2", "issue" : "11", "issued" : { "date-parts" : [ [ "2007", "1" ] ] }, "page" : "e1186", "title" : "Rapid changes in gene expression dynamics in response to superoxide reveal SoxRS-dependent and independent transcriptional networks.", "type" : "article-journal", "volume" : "2" }, "uris" : [ "http://www.mendeley.com/documents/?uuid=990518e0-4f87-4ce2-8fbb-c389ed6e56f7" ] }, { "id" : "ITEM-3", "itemData" : { "ISSN" : "0021-9193", "PMID" : "2472381", "abstract" : "Escherichia coli treated with nontoxic levels of the superoxide-generating redox-cycling agents menadione and paraquat showed dramatic changes in protein composition as monitored by two-dimensional gel analysis. The distribution of proteins synthesized after treatment with these agents overlapped significantly with that seen after hydrogen peroxide treatment, and it included all the proteins in the oxyR regulon. The redox-cycling agents also elicited the synthesis of at least 33 other proteins that were not seen with hydrogen peroxide, including three heat shock proteins, the Mn-containing superoxide dismutase, the DNA repair protein endonuclease IV, and glucose-6-phosphate dehydrogenase. At least some of these redox-inducible proteins appear to be part of a specific response to intracellular superoxide. E. coli is thus equipped with a network of inducible responses against oxidative damage, controlled in multiple regulatory pathways.", "author" : [ { "dropping-particle" : "", "family" : "Greenberg", "given" : "J T", "non-dropping-particle" : "", "parse-names" : false, "suffix" : "" }, { "dropping-particle" : "", "family" : "Demple", "given" : "B", "non-dropping-particle" : "", "parse-names" : false, "suffix" : "" } ], "container-title" : "Journal of bacteriology", "id" : "ITEM-3", "issue" : "7", "issued" : { "date-parts" : [ [ "1989", "7" ] ] }, "page" : "3933-9", "title" : "A global response induced in Escherichia coli by redox-cycling agents overlaps with that induced by peroxide stress.", "type" : "article-journal", "volume" : "171" }, "uris" : [ "http://www.mendeley.com/documents/?uuid=c322147e-50ec-4560-badb-a5dc8570b935" ] }, { "id" : "ITEM-4", "itemData" : { "DOI" : "10.1016/j.abb.2012.04.014", "ISSN" : "1096-0384", "PMID" : "22609271", "abstract" : "Hydrogen peroxide (H(2)O(2)) is continuously formed by the autoxidation of redox enzymes in aerobic cells, and it also enters from the environment, where it can be generated both by chemical processes and by the deliberate actions of competing organisms. Because H(2)O(2) is acutely toxic, bacteria elaborate scavenging enzymes to keep its intracellular concentration at nanomolar levels. Mutants that lack such enzymes grow poorly, suffer from high rates of mutagenesis, or even die. In order to understand how bacteria cope with oxidative stress, it is important to identify the key enzymes involved in H(2)O(2) degradation. Catalases and NADH peroxidase (Ahp) are primary scavengers in many bacteria, and their activities and physiological impacts have been unambiguously demonstrated through phenotypic analysis and through direct measurements of H(2)O(2) clearance in vivo. Yet a wide variety of additional enzymes have been proposed to serve similar roles: thiol peroxidase, bacterioferritin comigratory protein, glutathione peroxidase, cytochrome c peroxidase, and rubrerythrins. Each of these enzymes can degrade H(2)O(2) in vitro, but their contributions in vivo remain unclear. In this review we examine the genetic, genomic, regulatory, and biochemical evidence that each of these is a bonafide scavenger of H(2)O(2) in the cell. We also consider possible reasons that bacteria might require multiple enzymes to catalyze this process, including differences in substrate specificity, compartmentalization, cofactor requirements, kinetic optima, and enzyme stability. It is hoped that the resolution of these issues will lead to an understanding of stress resistance that is more accurate and perceptive.", "author" : [ { "dropping-particle" : "", "family" : "Mishra", "given" : "Surabhi", "non-dropping-particle" : "", "parse-names" : false, "suffix" : "" }, { "dropping-particle" : "", "family" : "Imlay", "given" : "James", "non-dropping-particle" : "", "parse-names" : false, "suffix" : "" } ], "container-title" : "Archives of biochemistry and biophysics", "id" : "ITEM-4", "issue" : "2", "issued" : { "date-parts" : [ [ "2012", "9", "15" ] ] }, "page" : "145-60", "title" : "Why do bacteria use so many enzymes to scavenge hydrogen peroxide?", "type" : "article-journal", "volume" : "525" }, "uris" : [ "http://www.mendeley.com/documents/?uuid=b5ae2474-b486-4662-9d11-cb320bc0af4a" ] }, { "id" : "ITEM-5", "itemData" : { "DOI" : "10.1186/1752-0509-4-122", "ISSN" : "1752-0509", "PMID" : "20809933", "abstract" : "BACKGROUND: The cellular responses of bacteria to superoxide stress can be used to model adaptation to severe environmental changes. Superoxide stress promotes the excessive production of reactive oxygen species (ROS) that have detrimental effects on cell metabolic and other physiological activities. To antagonize such effects, the cell needs to regulate a range of metabolic reactions in a coordinated way, so that coherent metabolic responses are generated by the cellular metabolic reaction network as a whole. In the present study, we have used a quantitative metabolic flux analysis approach, together with measurement of gene expression and activity of key enzymes, to investigate changes in central carbon metabolism that occur in Escherichia coli in response to paraquat-induced superoxide stress. The cellular regulatory mechanisms involved in the observed global flux changes are discussed.\n\nRESULTS: Flux analysis based on nuclear magnetic resonance (NMR) and mass spectroscopy (MS) measurements and computation provided quantitative results on the metabolic fluxes redistribution of the E. coli central carbon network under paraquat-induced oxidative stress. The metabolic fluxes of the glycolytic pathway were redirected to the pentose phosphate pathway (PP pathway). The production of acetate increased significantly, the fluxes associated with the TCA cycle decreased, and the fluxes in the glyoxylate shunt increased in response to oxidative stress. These global flux changes resulted in an increased ratio of NADPH:NADH and in the accumulation of \u03b1-ketoglutarate.\n\nCONCLUSIONS: Metabolic flux analysis provided a quantitative and global picture of responses of the E. coli central carbon metabolic network to oxidative stress. Systematic adjustments of cellular physiological state clearly occurred in response to changes in metabolic fluxes induced by oxidative stress. Quantitative flux analysis therefore could reveal the physiological state of the cell at the systems level and is a useful complement to molecular systems approaches, such as proteomics and transcription analyses.", "author" : [ { "dropping-particle" : "", "family" : "Rui", "given" : "Bin", "non-dropping-particle" : "", "parse-names" : false, "suffix" : "" }, { "dropping-particle" : "", "family" : "Shen", "given" : "Tie", "non-dropping-particle" : "", "parse-names" : false, "suffix" : "" }, { "dropping-particle" : "", "family" : "Zhou", "given" : "Hong", "non-dropping-particle" : "", "parse-names" : false, "suffix" : "" }, { "dropping-particle" : "", "family" : "Liu", "given" : "Jianping", "non-dropping-particle" : "", "parse-names" : false, "suffix" : "" }, { "dropping-particle" : "", "family" : "Chen", "given" : "Jiusheng", "non-dropping-particle" : "", "parse-names" : false, "suffix" : "" }, { "dropping-particle" : "", "family" : "Pan", "given" : "Xiaosong", "non-dropping-particle" : "", "parse-names" : false, "suffix" : "" }, { "dropping-particle" : "", "family" : "Liu", "given" : "Haiyan", "non-dropping-particle" : "", "parse-names" : false, "suffix" : "" }, { "dropping-particle" : "", "family" : "Wu", "given" : "Jihui", "non-dropping-particle" : "", "parse-names" : false, "suffix" : "" }, { "dropping-particle" : "", "family" : "Zheng", "given" : "Haoran", "non-dropping-particle" : "", "parse-names" : false, "suffix" : "" }, { "dropping-particle" : "", "family" : "Shi", "given" : "Yunyu", "non-dropping-particle" : "", "parse-names" : false, "suffix" : "" } ], "container-title" : "BMC systems biology", "id" : "ITEM-5", "issue" : "1", "issued" : { "date-parts" : [ [ "2010", "1" ] ] }, "page" : "122", "title" : "A systematic investigation of Escherichia coli central carbon metabolism in response to superoxide stress.", "type" : "article-journal", "volume" : "4" }, "uris" : [ "http://www.mendeley.com/documents/?uuid=5d770342-c72a-4d77-bba6-f626f3ec8827" ] }, { "id" : "ITEM-6", "itemData" : { "DOI" : "10.3390/metabo4010001", "ISSN" : "2218-1989", "abstract" : "An overview was made to understand the regulation system of a bacterial cell such as Escherichia coli in response to nutrient limitation such as carbon, nitrogen, phosphate, sulfur, ion sources, and environmental stresses such as oxidative stress, acid shock, heat shock, and solvent stresses. It is quite important to understand how the cell detects environmental signals, integrate such information, and how the cell system is regulated. As for catabolite regulation, F1,6B P (FDP), PEP, and PYR play important roles in enzyme level regulation together with transcriptional regulation by such transcription factors as Cra, Fis, CsrA, and cAMP-Crp. \u03b1KG plays an important role in the coordinated control between carbon (C)- and nitrogen (N)-limitations, where \u03b1KG inhibits enzyme I (EI) of phosphotransferase system (PTS), thus regulating the glucose uptake rate in accordance with N level. As such, multiple regulation systems are co-ordinated for the cell synthesis and energy generation against nutrient limitations and environmental stresses. As for oxidative stress, the TCA cycle both generates and scavenges the reactive oxygen species (ROSs), where NADPH produced at ICDH and the oxidative pentose phosphate pathways play an important role in coping with oxidative stress. Solvent resistant mechanism was also considered for the stresses caused by biofuels and biochemicals production in the cell.", "author" : [ { "dropping-particle" : "", "family" : "Shimizu", "given" : "Kazuyuki", "non-dropping-particle" : "", "parse-names" : false, "suffix" : "" } ], "container-title" : "Metabolites", "id" : "ITEM-6", "issue" : "1", "issued" : { "date-parts" : [ [ "2013", "12", "30" ] ] }, "language" : "en", "page" : "1-35", "publisher" : "Multidisciplinary Digital Publishing Institute", "title" : "Regulation Systems of Bacteria such as Escherichia coli in Response to Nutrient Limitation and Environmental Stresses", "type" : "article-journal", "volume" : "4" }, "uris" : [ "http://www.mendeley.com/documents/?uuid=3843445c-a438-435a-a9f4-1affcad8c8e6" ] }, { "id" : "ITEM-7", "itemData" : { "DOI" : "10.1074/jbc.M306251200", "ISSN" : "0021-9258", "author" : [ { "dropping-particle" : "", "family" : "Brumaghim", "given" : "J. L.", "non-dropping-particle" : "", "parse-names" : false, "suffix" : "" }, { "dropping-particle" : "", "family" : "Li", "given" : "Y.", "non-dropping-particle" : "", "parse-names" : false, "suffix" : "" }, { "dropping-particle" : "", "family" : "Henle", "given" : "E.", "non-dropping-particle" : "", "parse-names" : false, "suffix" : "" }, { "dropping-particle" : "", "family" : "Linn", "given" : "S.", "non-dropping-particle" : "", "parse-names" : false, "suffix" : "" } ], "container-title" : "Journal of Biological Chemistry", "id" : "ITEM-7", "issue" : "43", "issued" : { "date-parts" : [ [ "2003", "10", "24" ] ] }, "page" : "42495-42504", "title" : "Effects of Hydrogen Peroxide upon Nicotinamide Nucleotide Metabolism in Escherichia coli: CHANGES IN ENZYME LEVELS AND NICOTINAMIDE NUCLEOTIDE POOLS AND STUDIES OF THE OXIDATION OF NAD(P)H BY Fe(III)", "type" : "article-journal", "volume" : "278" }, "uris" : [ "http://www.mendeley.com/documents/?uuid=aa23e9e0-a549-3a6f-91e0-b7021e6e81e4" ] }, { "id" : "ITEM-8", "itemData" : { "DOI" : "10.1186/jbiol63", "ISSN" : "1475-4924", "PMID" : "18226191", "abstract" : "A new study reveals that, in response to oxidative stress, organisms can redirect their metabolic flux from glycolysis to the pentose phosphate pathway, the pathway that provides the reducing power for the main cellular redox systems. This ability is conserved between yeast and animals, showing its importance in the adaptation to oxidative stress.", "author" : [ { "dropping-particle" : "", "family" : "Grant", "given" : "Chris M", "non-dropping-particle" : "", "parse-names" : false, "suffix" : "" } ], "container-title" : "Journal of biology", "id" : "ITEM-8", "issue" : "1", "issued" : { "date-parts" : [ [ "2008", "1" ] ] }, "page" : "1", "title" : "Metabolic reconfiguration is a regulated response to oxidative stress.", "type" : "article-journal", "volume" : "7" }, "uris" : [ "http://www.mendeley.com/documents/?uuid=8dfc519e-cd96-4108-9739-dafe5d60e6e8" ] }, { "id" : "ITEM-9", "itemData" : { "DOI" : "10.1089/ars.2010.3797", "ISSN" : "1557-7716", "PMID" : "21348809", "abstract" : "AIMS: A shift in primary carbon metabolism is the fastest response to oxidative stress. Induced within seconds, it precedes transcriptional regulation, and produces reducing equivalents in form of NADPH within the pentose phosphate pathway (PPP).\n\nRESULTS: Here, we provide evidence for a regulatory signaling function of this metabolic transition in yeast. Several PPP-deficiencies caused abnormal accumulation of intermediate metabolites during the stress response. These PPP-deficient strains had strong growth deficits on media containing oxidants, but we observed that part of their oxidant-phenotypes were not attributable to the production of NADPH equivalents. This pointed to a second, yet unknown role of the PPP in the antioxidant response. Comparing transcriptome profiles obtained by RNA sequencing, we found gene expression profiles that resembled oxidative conditions when PPP activity was increased. Vice versa, deletion of PPP enzymes disturbed and delayed mRNA and protein expression during the antioxidant response.\n\nINNOVATION: Thus, the transient activation of the PPP is a metabolic signal required for balancing and timing gene expression upon an oxidative burst.\n\nCONCLUSION: Consequently, dynamic rearrangements in central carbon metabolism seem to be of major importance for eukaryotic redox sensing, and represent a novel class of dynamic gene expression regulators.", "author" : [ { "dropping-particle" : "", "family" : "Kr\u00fcger", "given" : "Antje", "non-dropping-particle" : "", "parse-names" : false, "suffix" : "" }, { "dropping-particle" : "", "family" : "Gr\u00fcning", "given" : "Nana-Maria", "non-dropping-particle" : "", "parse-names" : false, "suffix" : "" }, { "dropping-particle" : "", "family" : "Wamelink", "given" : "Mirjam M C", "non-dropping-particle" : "", "parse-names" : false, "suffix" : "" }, { "dropping-particle" : "", "family" : "Kerick", "given" : "Martin", "non-dropping-particle" : "", "parse-names" : false, "suffix" : "" }, { "dropping-particle" : "", "family" : "Kirpy", "given" : "Alexander", "non-dropping-particle" : "", "parse-names" : false, "suffix" : "" }, { "dropping-particle" : "", "family" : "Parkhomchuk", "given" : "Dimitri", "non-dropping-particle" : "", "parse-names" : false, "suffix" : "" }, { "dropping-particle" : "", "family" : "Bluemlein", "given" : "Katharina", "non-dropping-particle" : "", "parse-names" : false, "suffix" : "" }, { "dropping-particle" : "", "family" : "Schweiger", "given" : "Michal-Ruth", "non-dropping-particle" : "", "parse-names" : false, "suffix" : "" }, { "dropping-particle" : "", "family" : "Soldatov", "given" : "Aleksey", "non-dropping-particle" : "", "parse-names" : false, "suffix" : "" }, { "dropping-particle" : "", "family" : "Lehrach", "given" : "Hans", "non-dropping-particle" : "", "parse-names" : false, "suffix" : "" }, { "dropping-particle" : "", "family" : "Jakobs", "given" : "Cornelis", "non-dropping-particle" : "", "parse-names" : false, "suffix" : "" }, { "dropping-particle" : "", "family" : "Ralser", "given" : "Markus", "non-dropping-particle" : "", "parse-names" : false, "suffix" : "" } ], "container-title" : "Antioxidants &amp; redox signaling", "id" : "ITEM-9", "issue" : "2", "issued" : { "date-parts" : [ [ "2011", "7", "15" ] ] }, "page" : "311-24", "title" : "The pentose phosphate pathway is a metabolic redox sensor and regulates transcription during the antioxidant response.", "type" : "article-journal", "volume" : "15" }, "uris" : [ "http://www.mendeley.com/documents/?uuid=ccfc9030-dcc3-468f-8032-eb8854a4c350" ] }, { "id" : "ITEM-10", "itemData" : { "DOI" : "10.1038/nbt0709-604", "ISSN" : "1546-1696", "PMID" : "19587661", "author" : [ { "dropping-particle" : "", "family" : "Ralser", "given" : "Markus", "non-dropping-particle" : "", "parse-names" : false, "suffix" : "" }, { "dropping-particle" : "", "family" : "Wamelink", "given" : "Mirjam M C", "non-dropping-particle" : "", "parse-names" : false, "suffix" : "" }, { "dropping-particle" : "", "family" : "Latkolik", "given" : "Simone", "non-dropping-particle" : "", "parse-names" : false, "suffix" : "" }, { "dropping-particle" : "", "family" : "Jansen", "given" : "Erwin E W", "non-dropping-particle" : "", "parse-names" : false, "suffix" : "" }, { "dropping-particle" : "", "family" : "Lehrach", "given" : "Hans", "non-dropping-particle" : "", "parse-names" : false, "suffix" : "" }, { "dropping-particle" : "", "family" : "Jakobs", "given" : "Cornelis", "non-dropping-particle" : "", "parse-names" : false, "suffix" : "" } ], "container-title" : "Nature biotechnology", "id" : "ITEM-10", "issue" : "7", "issued" : { "date-parts" : [ [ "2009", "7" ] ] }, "page" : "604-5", "publisher" : "Nature Publishing Group", "title" : "Metabolic reconfiguration precedes transcriptional regulation in the antioxidant response.", "title-short" : "Nat Biotech", "type" : "article-journal", "volume" : "27" }, "uris" : [ "http://www.mendeley.com/documents/?uuid=df7bc265-656b-4354-a418-d30a5382815b" ] } ], "mendeley" : { "formattedCitation" : "(Baez &amp; Shiloach 2013; Blanchard et al. 2007; Greenberg &amp; Demple 1989; Mishra &amp; Imlay 2012; Rui et al. 2010a; Shimizu 2013; Brumaghim et al. 2003; Grant 2008; Kr\u00fcger et al. 2011; Ralser et al. 2009)", "plainTextFormattedCitation" : "(Baez &amp; Shiloach 2013; Blanchard et al. 2007; Greenberg &amp; Demple 1989; Mishra &amp; Imlay 2012; Rui et al. 2010a; Shimizu 2013; Brumaghim et al. 2003; Grant 2008; Kr\u00fcger et al. 2011; Ralser et al. 2009)", "previouslyFormattedCitation" : "(Baez &amp; Shiloach 2013; Blanchard et al. 2007; Greenberg &amp; Demple 1989; Mishra &amp; Imlay 2012; Rui et al. 2010a; Shimizu 2013; Brumaghim et al. 2003; Grant 2008; Kr\u00fcger et al. 2011; Ralser et al. 2009)" }, "properties" : { "noteIndex" : 0 }, "schema" : "https://github.com/citation-style-language/schema/raw/master/csl-citation.json" }</w:instrText>
      </w:r>
      <w:r w:rsidR="00A440FE">
        <w:rPr>
          <w:rFonts w:cs="Arial"/>
          <w:shd w:val="clear" w:color="auto" w:fill="FFFFFF"/>
        </w:rPr>
        <w:fldChar w:fldCharType="separate"/>
      </w:r>
      <w:r w:rsidR="003628E9" w:rsidRPr="003628E9">
        <w:rPr>
          <w:rFonts w:cs="Arial"/>
          <w:noProof/>
          <w:shd w:val="clear" w:color="auto" w:fill="FFFFFF"/>
        </w:rPr>
        <w:t>(Baez &amp; Shiloach 2013; Blanchard et al. 2007; Greenberg &amp; Demple 1989; Mishra &amp; Imlay 2012; Rui et al. 2010a; Shimizu 2013; Brumaghim et al. 2003; Grant 2008; Krüger et al. 2011; Ralser et al. 2009)</w:t>
      </w:r>
      <w:r w:rsidR="00A440FE">
        <w:rPr>
          <w:rFonts w:cs="Arial"/>
          <w:shd w:val="clear" w:color="auto" w:fill="FFFFFF"/>
        </w:rPr>
        <w:fldChar w:fldCharType="end"/>
      </w:r>
      <w:r w:rsidR="0084522E">
        <w:rPr>
          <w:rFonts w:cs="Arial"/>
          <w:shd w:val="clear" w:color="auto" w:fill="FFFFFF"/>
        </w:rPr>
        <w:t>.</w:t>
      </w:r>
    </w:p>
    <w:p w14:paraId="74B7F3E1" w14:textId="0F6968F0" w:rsidR="007D2068" w:rsidRDefault="00880E81">
      <w:r>
        <w:rPr>
          <w:rFonts w:cs="Arial"/>
          <w:shd w:val="clear" w:color="auto" w:fill="FFFFFF"/>
        </w:rPr>
        <w:t>In the</w:t>
      </w:r>
      <w:r w:rsidR="00C902B2">
        <w:rPr>
          <w:rFonts w:cs="Arial"/>
          <w:shd w:val="clear" w:color="auto" w:fill="FFFFFF"/>
        </w:rPr>
        <w:t xml:space="preserve"> facultative aerobe</w:t>
      </w:r>
      <w:r w:rsidR="00355E2F">
        <w:rPr>
          <w:rFonts w:cs="Arial"/>
          <w:shd w:val="clear" w:color="auto" w:fill="FFFFFF"/>
        </w:rPr>
        <w:t xml:space="preserve"> </w:t>
      </w:r>
      <w:r w:rsidR="00355E2F" w:rsidRPr="00355E2F">
        <w:rPr>
          <w:rFonts w:cs="Arial"/>
          <w:i/>
          <w:shd w:val="clear" w:color="auto" w:fill="FFFFFF"/>
        </w:rPr>
        <w:t>E</w:t>
      </w:r>
      <w:r w:rsidR="00EE189C">
        <w:rPr>
          <w:rFonts w:cs="Arial"/>
          <w:i/>
          <w:shd w:val="clear" w:color="auto" w:fill="FFFFFF"/>
        </w:rPr>
        <w:t>scherichia</w:t>
      </w:r>
      <w:r w:rsidR="00355E2F" w:rsidRPr="00355E2F">
        <w:rPr>
          <w:rFonts w:cs="Arial"/>
          <w:i/>
          <w:shd w:val="clear" w:color="auto" w:fill="FFFFFF"/>
        </w:rPr>
        <w:t xml:space="preserve"> coli</w:t>
      </w:r>
      <w:r w:rsidR="0059166F">
        <w:rPr>
          <w:rFonts w:cs="Arial"/>
          <w:shd w:val="clear" w:color="auto" w:fill="FFFFFF"/>
        </w:rPr>
        <w:t>,</w:t>
      </w:r>
      <w:r w:rsidR="00355E2F">
        <w:rPr>
          <w:rFonts w:cs="Arial"/>
          <w:shd w:val="clear" w:color="auto" w:fill="FFFFFF"/>
        </w:rPr>
        <w:t xml:space="preserve"> </w:t>
      </w:r>
      <w:r w:rsidR="00086B4E">
        <w:rPr>
          <w:rFonts w:cs="Arial"/>
          <w:shd w:val="clear" w:color="auto" w:fill="FFFFFF"/>
        </w:rPr>
        <w:t xml:space="preserve">the </w:t>
      </w:r>
      <w:r>
        <w:rPr>
          <w:rFonts w:cs="Arial"/>
          <w:shd w:val="clear" w:color="auto" w:fill="FFFFFF"/>
        </w:rPr>
        <w:t>long-</w:t>
      </w:r>
      <w:r w:rsidR="00797E96">
        <w:rPr>
          <w:rFonts w:cs="Arial"/>
          <w:shd w:val="clear" w:color="auto" w:fill="FFFFFF"/>
        </w:rPr>
        <w:t xml:space="preserve">term </w:t>
      </w:r>
      <w:r w:rsidR="00355E2F">
        <w:rPr>
          <w:rFonts w:cs="Arial"/>
          <w:shd w:val="clear" w:color="auto" w:fill="FFFFFF"/>
        </w:rPr>
        <w:t>defense against ROS is coordinated by the</w:t>
      </w:r>
      <w:r w:rsidR="00797E96">
        <w:rPr>
          <w:rFonts w:cs="Arial"/>
          <w:shd w:val="clear" w:color="auto" w:fill="FFFFFF"/>
        </w:rPr>
        <w:t xml:space="preserve"> </w:t>
      </w:r>
      <w:r w:rsidR="00204931">
        <w:rPr>
          <w:rFonts w:cs="Arial"/>
          <w:shd w:val="clear" w:color="auto" w:fill="FFFFFF"/>
        </w:rPr>
        <w:t xml:space="preserve">transcription factors </w:t>
      </w:r>
      <w:r w:rsidR="00B13300">
        <w:rPr>
          <w:rFonts w:cs="Arial"/>
          <w:shd w:val="clear" w:color="auto" w:fill="FFFFFF"/>
        </w:rPr>
        <w:t>OxyR and the SoxRS</w:t>
      </w:r>
      <w:r w:rsidR="00EE1EA6">
        <w:rPr>
          <w:rFonts w:cs="Arial"/>
          <w:shd w:val="clear" w:color="auto" w:fill="FFFFFF"/>
        </w:rPr>
        <w:t xml:space="preserve"> </w:t>
      </w:r>
      <w:r w:rsidR="002C0CAF">
        <w:rPr>
          <w:rFonts w:cs="Arial"/>
          <w:shd w:val="clear" w:color="auto" w:fill="FFFFFF"/>
        </w:rPr>
        <w:fldChar w:fldCharType="begin" w:fldLock="1"/>
      </w:r>
      <w:r w:rsidR="00D1146E">
        <w:rPr>
          <w:rFonts w:cs="Arial"/>
          <w:shd w:val="clear" w:color="auto" w:fill="FFFFFF"/>
        </w:rPr>
        <w:instrText>ADDIN CSL_CITATION { "citationItems" : [ { "id" : "ITEM-1", "itemData" : { "DOI" : "10.1016/S0006-2952(99)00289-0", "ISSN" : "00062952", "abstract" : "Prokaryotic cells employ redox-sensing transcription factors to detect elevated levels of reactive oxygen species and regulate expression of antioxidant genes. In Escherichia coli, two such transcription factors, OxyR and SoxR, have been well characterized. The OxyR protein contains a thiol\u2013disulfide redox switch to sense hydrogen peroxide. The SoxR protein uses a 2Fe\u20132S cluster to sense superoxide generated by redox-cycling agents, as well as to sense nitric oxide. Both proteins are turned on and off with very fast kinetics (\u223c minutes), allowing rapid cellular responses to oxidative stress. The mechanisms by which these and other prokaryotic proteins sense redox signals have provided useful paradigms for understanding redox signal transduction in eukaryotic cells.", "author" : [ { "dropping-particle" : "", "family" : "Zheng", "given" : "Ming", "non-dropping-particle" : "", "parse-names" : false, "suffix" : "" }, { "dropping-particle" : "", "family" : "Storz", "given" : "Gisela", "non-dropping-particle" : "", "parse-names" : false, "suffix" : "" } ], "container-title" : "Biochemical Pharmacology", "id" : "ITEM-1", "issue" : "1", "issued" : { "date-parts" : [ [ "2000" ] ] }, "page" : "1-6", "title" : "Redox sensing by prokaryotic transcription factors", "type" : "article", "volume" : "59" }, "uris" : [ "http://www.mendeley.com/documents/?uuid=8d0708b7-fa76-3847-adc2-62c116fec9ca" ] }, { "id" : "ITEM-2", "itemData" : { "DOI" : "10.1016/j.celrep.2015.07.043", "ISSN" : "22111247", "abstract" : "Three transcription factors (TFs), OxyR, SoxR, and SoxS, play a critical role in transcriptional regulation of the defense system for oxidative stress in bacteria. However, their full genome-wide regulatory potential is unknown. Here, we perform a genome-scale reconstruction of the OxyR, SoxR, and SoxS regulons in Escherichia coli K-12 MG1655. Integrative data analysis reveals that a total of 68 genes in 51\u00a0transcription units (TUs) belong to these regulons. Among them, 48 genes showed more than 2-fold changes in expression level under single-TF-knockout conditions. This reconstruction expands the genome-wide roles of these factors to include direct activation of genes related to amino acid biosynthesis (methionine and aromatic amino acids), cell wall synthesis (lipid A biosynthesis and peptidoglycan growth), and divalent metal ion transport (Mn2+, Zn2+, and Mg2+). Investigating the co-regulation of these genes with other stress-response TFs reveals that they are independently regulated by stress-specific TFs.", "author" : [ { "dropping-particle" : "", "family" : "Seo", "given" : "Sang\u00a0Woo", "non-dropping-particle" : "", "parse-names" : false, "suffix" : "" }, { "dropping-particle" : "", "family" : "Kim", "given" : "Donghyuk", "non-dropping-particle" : "", "parse-names" : false, "suffix" : "" }, { "dropping-particle" : "", "family" : "Szubin", "given" : "Richard", "non-dropping-particle" : "", "parse-names" : false, "suffix" : "" }, { "dropping-particle" : "", "family" : "Palsson", "given" : "Bernhard\u00a0O.", "non-dropping-particle" : "", "parse-names" : false, "suffix" : "" } ], "container-title" : "Cell Reports", "id" : "ITEM-2", "issue" : "8", "issued" : { "date-parts" : [ [ "2015" ] ] }, "page" : "1289-1299", "title" : "Genome-wide Reconstruction of OxyR and SoxRS Transcriptional Regulatory Networks under Oxidative Stress in Escherichia coli K-12 MG1655", "type" : "article-journal", "volume" : "12" }, "uris" : [ "http://www.mendeley.com/documents/?uuid=3e5c70b1-7c09-38e7-88e6-3e43e011337f" ] } ], "mendeley" : { "formattedCitation" : "(Zheng &amp; Storz 2000; Seo et al. 2015)", "plainTextFormattedCitation" : "(Zheng &amp; Storz 2000; Seo et al. 2015)", "previouslyFormattedCitation" : "(Zheng &amp; Storz 2000; Seo et al. 2015)" }, "properties" : { "noteIndex" : 0 }, "schema" : "https://github.com/citation-style-language/schema/raw/master/csl-citation.json" }</w:instrText>
      </w:r>
      <w:r w:rsidR="002C0CAF">
        <w:rPr>
          <w:rFonts w:cs="Arial"/>
          <w:shd w:val="clear" w:color="auto" w:fill="FFFFFF"/>
        </w:rPr>
        <w:fldChar w:fldCharType="separate"/>
      </w:r>
      <w:r w:rsidR="002C0CAF" w:rsidRPr="002C0CAF">
        <w:rPr>
          <w:rFonts w:cs="Arial"/>
          <w:noProof/>
          <w:shd w:val="clear" w:color="auto" w:fill="FFFFFF"/>
        </w:rPr>
        <w:t>(Zheng &amp; Storz 2000; Seo et al. 2015)</w:t>
      </w:r>
      <w:r w:rsidR="002C0CAF">
        <w:rPr>
          <w:rFonts w:cs="Arial"/>
          <w:shd w:val="clear" w:color="auto" w:fill="FFFFFF"/>
        </w:rPr>
        <w:fldChar w:fldCharType="end"/>
      </w:r>
      <w:r w:rsidR="0036223E">
        <w:rPr>
          <w:rFonts w:cs="Arial"/>
          <w:shd w:val="clear" w:color="auto" w:fill="FFFFFF"/>
        </w:rPr>
        <w:t>,</w:t>
      </w:r>
      <w:r w:rsidR="00D02062">
        <w:rPr>
          <w:rFonts w:cs="Arial"/>
          <w:shd w:val="clear" w:color="auto" w:fill="FFFFFF"/>
        </w:rPr>
        <w:t xml:space="preserve"> where </w:t>
      </w:r>
      <w:r w:rsidR="001D67AD">
        <w:rPr>
          <w:rFonts w:cs="Arial"/>
          <w:shd w:val="clear" w:color="auto" w:fill="FFFFFF"/>
        </w:rPr>
        <w:t>OxyR respond</w:t>
      </w:r>
      <w:r w:rsidR="00D02062">
        <w:rPr>
          <w:rFonts w:cs="Arial"/>
          <w:shd w:val="clear" w:color="auto" w:fill="FFFFFF"/>
        </w:rPr>
        <w:t>s</w:t>
      </w:r>
      <w:r w:rsidR="001D67AD">
        <w:rPr>
          <w:rFonts w:cs="Arial"/>
          <w:shd w:val="clear" w:color="auto" w:fill="FFFFFF"/>
        </w:rPr>
        <w:t xml:space="preserve"> mostly to </w:t>
      </w:r>
      <w:r w:rsidR="00C902B2">
        <w:rPr>
          <w:rFonts w:cs="Arial"/>
          <w:shd w:val="clear" w:color="auto" w:fill="FFFFFF"/>
        </w:rPr>
        <w:t>the ROS hydrogen peroxide (H</w:t>
      </w:r>
      <w:r w:rsidR="00C902B2" w:rsidRPr="008D2288">
        <w:rPr>
          <w:rFonts w:cs="Arial"/>
          <w:shd w:val="clear" w:color="auto" w:fill="FFFFFF"/>
          <w:vertAlign w:val="subscript"/>
        </w:rPr>
        <w:t>2</w:t>
      </w:r>
      <w:r w:rsidR="00C902B2">
        <w:rPr>
          <w:rFonts w:cs="Arial"/>
          <w:shd w:val="clear" w:color="auto" w:fill="FFFFFF"/>
        </w:rPr>
        <w:t>O</w:t>
      </w:r>
      <w:r w:rsidR="00C902B2" w:rsidRPr="008D2288">
        <w:rPr>
          <w:rFonts w:cs="Arial"/>
          <w:shd w:val="clear" w:color="auto" w:fill="FFFFFF"/>
          <w:vertAlign w:val="subscript"/>
        </w:rPr>
        <w:t>2</w:t>
      </w:r>
      <w:r w:rsidR="00C902B2">
        <w:rPr>
          <w:rFonts w:cs="Arial"/>
          <w:shd w:val="clear" w:color="auto" w:fill="FFFFFF"/>
        </w:rPr>
        <w:t>)</w:t>
      </w:r>
      <w:r w:rsidR="001D67AD">
        <w:rPr>
          <w:rFonts w:cs="Arial"/>
          <w:shd w:val="clear" w:color="auto" w:fill="FFFFFF"/>
          <w:vertAlign w:val="subscript"/>
        </w:rPr>
        <w:t xml:space="preserve"> </w:t>
      </w:r>
      <w:r w:rsidR="003D7C8A">
        <w:rPr>
          <w:rFonts w:cs="Arial"/>
          <w:shd w:val="clear" w:color="auto" w:fill="FFFFFF"/>
        </w:rPr>
        <w:fldChar w:fldCharType="begin" w:fldLock="1"/>
      </w:r>
      <w:r w:rsidR="00EF5CB5">
        <w:rPr>
          <w:rFonts w:cs="Arial"/>
          <w:shd w:val="clear" w:color="auto" w:fill="FFFFFF"/>
        </w:rPr>
        <w:instrText>ADDIN CSL_CITATION { "citationItems" : [ { "id" : "ITEM-1", "itemData" : { "ISSN" : "0021-9193", "PMID" : "1400156", "abstract" : "Escherichia coli responds to the redox stress imposed by superoxide-generating agents such as paraquat by activating the synthesis of as many as 80 polypeptides. Expression of a key group of these inducible proteins is controlled at the transcriptional level by the soxRS locus (the soxRS regulon). A two-stage control system was hypothesized for soxRS, in which an intracellular redox signal would trigger the SoxR protein as a transcriptional activator of the soxS gene and the resulting increased levels of SoxS protein would activate transcription of the various soxRS regulon genes (B. Demple and C.F. Am\u00e1bile Cuevas, Cell 67:837-839, 1990). We have constructed operon fusions of the E. coli lac genes to the soxS promoter to monitor soxS transcription. Expression from the soxS promoter is strongly inducible by paraquat in a manner strictly dependent on a functional soxR gene. Several other superoxide-generating agents also trigger soxR(+)-dependent soxS expression, and the inductions by paraquat and phenazine methosulfate were dependent on the presence of oxygen. Numerous other oxidative stress agents (H2O2, gamma rays, heat shock, etc.) failed to induce soxS, while aerobic growth of superoxide dismutase-deficient bacteria triggered soxR-dependent soxS expression. These results indicate a specific redox signal for soxS induction. A direct role for SoxR protein in the activation of the soxS gene is indicated by band-shift and DNase I footprinting experiments that demonstrate specific binding of the SoxR protein in cell extracts to the soxS promoter. The mode of SoxR binding to DNA appears to be similar to that of its homolog MerR in that the SoxR footprint spans the -10 to -35 region of the soxS promoter.", "author" : [ { "dropping-particle" : "", "family" : "Nunoshiba", "given" : "T", "non-dropping-particle" : "", "parse-names" : false, "suffix" : "" }, { "dropping-particle" : "", "family" : "Hidalgo", "given" : "E", "non-dropping-particle" : "", "parse-names" : false, "suffix" : "" }, { "dropping-particle" : "", "family" : "Am\u00e1bile Cuevas", "given" : "C F", "non-dropping-particle" : "", "parse-names" : false, "suffix" : "" }, { "dropping-particle" : "", "family" : "Demple", "given" : "B", "non-dropping-particle" : "", "parse-names" : false, "suffix" : "" } ], "container-title" : "Journal of bacteriology", "id" : "ITEM-1", "issue" : "19", "issued" : { "date-parts" : [ [ "1992", "10" ] ] }, "page" : "6054-60", "title" : "Two-stage control of an oxidative stress regulon: the Escherichia coli SoxR protein triggers redox-inducible expression of the soxS regulatory gene.", "type" : "article-journal", "volume" : "174" }, "uris" : [ "http://www.mendeley.com/documents/?uuid=a7afdbb6-73a7-4b5c-b90b-5e2644925c3f" ] } ], "mendeley" : { "formattedCitation" : "(Nunoshiba et al. 1992)", "plainTextFormattedCitation" : "(Nunoshiba et al. 1992)", "previouslyFormattedCitation" : "(Nunoshiba et al. 1992)" }, "properties" : { "noteIndex" : 0 }, "schema" : "https://github.com/citation-style-language/schema/raw/master/csl-citation.json" }</w:instrText>
      </w:r>
      <w:r w:rsidR="003D7C8A">
        <w:rPr>
          <w:rFonts w:cs="Arial"/>
          <w:shd w:val="clear" w:color="auto" w:fill="FFFFFF"/>
        </w:rPr>
        <w:fldChar w:fldCharType="separate"/>
      </w:r>
      <w:r w:rsidR="003628E9" w:rsidRPr="003628E9">
        <w:rPr>
          <w:rFonts w:cs="Arial"/>
          <w:noProof/>
          <w:shd w:val="clear" w:color="auto" w:fill="FFFFFF"/>
        </w:rPr>
        <w:t>(Nunoshiba et al. 1992)</w:t>
      </w:r>
      <w:r w:rsidR="003D7C8A">
        <w:rPr>
          <w:rFonts w:cs="Arial"/>
          <w:shd w:val="clear" w:color="auto" w:fill="FFFFFF"/>
        </w:rPr>
        <w:fldChar w:fldCharType="end"/>
      </w:r>
      <w:r w:rsidR="001D67AD">
        <w:rPr>
          <w:rFonts w:cs="Arial"/>
          <w:shd w:val="clear" w:color="auto" w:fill="FFFFFF"/>
        </w:rPr>
        <w:t>.</w:t>
      </w:r>
      <w:r w:rsidR="003D7C8A">
        <w:rPr>
          <w:rFonts w:cs="Arial"/>
          <w:shd w:val="clear" w:color="auto" w:fill="FFFFFF"/>
        </w:rPr>
        <w:t xml:space="preserve"> </w:t>
      </w:r>
      <w:r w:rsidR="004E4C7F">
        <w:rPr>
          <w:rFonts w:cs="Arial"/>
          <w:shd w:val="clear" w:color="auto" w:fill="FFFFFF"/>
        </w:rPr>
        <w:t>Since</w:t>
      </w:r>
      <w:r w:rsidR="00900C23">
        <w:rPr>
          <w:rFonts w:cs="Arial"/>
          <w:shd w:val="clear" w:color="auto" w:fill="FFFFFF"/>
        </w:rPr>
        <w:t xml:space="preserve"> </w:t>
      </w:r>
      <w:r w:rsidR="00C63E94" w:rsidRPr="000D0C36">
        <w:t>gene expression</w:t>
      </w:r>
      <w:r w:rsidR="00C902B2">
        <w:t>-based responses</w:t>
      </w:r>
      <w:r w:rsidR="00C63E94" w:rsidRPr="000D0C36">
        <w:t xml:space="preserve"> </w:t>
      </w:r>
      <w:r w:rsidR="00200A99">
        <w:t>require</w:t>
      </w:r>
      <w:r w:rsidR="00C63E94" w:rsidRPr="000D0C36">
        <w:t xml:space="preserve"> </w:t>
      </w:r>
      <w:r w:rsidR="00A5343A">
        <w:t xml:space="preserve">minutes to </w:t>
      </w:r>
      <w:r w:rsidR="00484127">
        <w:t>become effective</w:t>
      </w:r>
      <w:r w:rsidR="00A5343A">
        <w:t xml:space="preserve"> </w:t>
      </w:r>
      <w:r w:rsidR="00AE0085">
        <w:fldChar w:fldCharType="begin" w:fldLock="1"/>
      </w:r>
      <w:r w:rsidR="00EF5CB5">
        <w:instrText>ADDIN CSL_CITATION { "citationItems" : [ { "id" : "ITEM-1", "itemData" : { "DOI" : "10.1038/nbt.1499", "ISSN" : "1087-0156", "abstract" : "Significant insight about biological networks arises from the study of network motifs\u2014overly abundant network subgraphs1, 2\u2014but such wiring patterns do not specify when and how potential routes within a cellular network are used. To address this limitation, we introduce activity motifs, which capture patterns in the dynamic use of a network. Using this framework to analyze transcription in Saccharomyces cerevisiae metabolism, we find that cells use different timing activity motifs to optimize transcription timing in response to changing conditions: forward activation to produce metabolic compounds efficiently, backward shutoff to rapidly stop production of a detrimental product and synchronized activation for co-production of metabolites required for the same reaction. Measuring protein abundance over a time course reveals that mRNA timing motifs also occur at the protein level. Timing motifs significantly overlap with binding activity motifs, where genes in a linear chain have ordered binding affinity to a transcription factor, suggesting a mechanism for ordered transcription. Finely timed transcriptional regulation is therefore abundant in yeast metabolism, optimizing the organism's adaptation to new environmental conditions.", "author" : [ { "dropping-particle" : "", "family" : "Chechik", "given" : "Gal", "non-dropping-particle" : "", "parse-names" : false, "suffix" : "" }, { "dropping-particle" : "", "family" : "Oh", "given" : "Eugene", "non-dropping-particle" : "", "parse-names" : false, "suffix" : "" }, { "dropping-particle" : "", "family" : "Rando", "given" : "Oliver", "non-dropping-particle" : "", "parse-names" : false, "suffix" : "" }, { "dropping-particle" : "", "family" : "Weissman", "given" : "Jonathan", "non-dropping-particle" : "", "parse-names" : false, "suffix" : "" }, { "dropping-particle" : "", "family" : "Regev", "given" : "Aviv", "non-dropping-particle" : "", "parse-names" : false, "suffix" : "" }, { "dropping-particle" : "", "family" : "Koller", "given" : "Daphne", "non-dropping-particle" : "", "parse-names" : false, "suffix" : "" } ], "container-title" : "Nature Biotechnology", "id" : "ITEM-1", "issue" : "11", "issued" : { "date-parts" : [ [ "2008", "10", "26" ] ] }, "page" : "1251-1259", "publisher" : "Nature Publishing Group", "title" : "Activity motifs reveal principles of timing in transcriptional control of the yeast metabolic network", "title-short" : "Nat Biotech", "type" : "article-journal", "volume" : "26" }, "uris" : [ "http://www.mendeley.com/documents/?uuid=d917e45e-fda4-46ec-b892-a58f1477b9d6" ] } ], "mendeley" : { "formattedCitation" : "(Chechik et al. 2008)", "plainTextFormattedCitation" : "(Chechik et al. 2008)", "previouslyFormattedCitation" : "(Chechik et al. 2008)" }, "properties" : { "noteIndex" : 0 }, "schema" : "https://github.com/citation-style-language/schema/raw/master/csl-citation.json" }</w:instrText>
      </w:r>
      <w:r w:rsidR="00AE0085">
        <w:fldChar w:fldCharType="separate"/>
      </w:r>
      <w:r w:rsidR="003628E9" w:rsidRPr="003628E9">
        <w:rPr>
          <w:noProof/>
        </w:rPr>
        <w:t>(Chechik et al. 2008)</w:t>
      </w:r>
      <w:r w:rsidR="00AE0085">
        <w:fldChar w:fldCharType="end"/>
      </w:r>
      <w:r w:rsidR="00991D2B">
        <w:t>,</w:t>
      </w:r>
      <w:r w:rsidR="00BB4E80">
        <w:t xml:space="preserve"> </w:t>
      </w:r>
      <w:r>
        <w:t xml:space="preserve">immediate </w:t>
      </w:r>
      <w:r w:rsidR="00BB4E80">
        <w:t xml:space="preserve">responses </w:t>
      </w:r>
      <w:r w:rsidR="007B424F">
        <w:t>must rely</w:t>
      </w:r>
      <w:r w:rsidR="00BB4E80">
        <w:t xml:space="preserve"> on already present</w:t>
      </w:r>
      <w:r w:rsidR="00A777A8">
        <w:t xml:space="preserve"> anti-oxidative systems </w:t>
      </w:r>
      <w:r w:rsidR="001640D6">
        <w:t>such as</w:t>
      </w:r>
      <w:r w:rsidR="00A777A8">
        <w:t xml:space="preserve"> superoxide dismutase, catalases, glutathione peroxidase and non-enzymatic antioxi</w:t>
      </w:r>
      <w:r w:rsidR="00484C2A">
        <w:t xml:space="preserve">dants like reduced glutathione </w:t>
      </w:r>
      <w:r w:rsidR="00A777A8">
        <w:t xml:space="preserve">to scavenge ROS </w:t>
      </w:r>
      <w:r w:rsidR="00A777A8">
        <w:fldChar w:fldCharType="begin" w:fldLock="1"/>
      </w:r>
      <w:r w:rsidR="00EF5CB5">
        <w:instrText>ADDIN CSL_CITATION { "citationItems" : [ { "id" : "ITEM-1", "itemData" : { "DOI" : "10.1016/S0955-0674(03)00002-4", "ISSN" : "09550674", "abstract" : "Although oxidants clearly possess the capacity to behave in a random and destructive fashion, growing evidence suggests that in many instances the production of reactive oxygen species is tightly regulated and their downstream targets exquisitely specific. This past year, several notable advances have been made in defining the specific redox-dependent targets of intracellular oxidants, as well as the myriad pathways that appear to employ oxidants as effector molecules. These new studies have significantly altered our understanding of how reactive oxygen species participate in diverse processes from tumourigenesis to ageing.", "author" : [ { "dropping-particle" : "", "family" : "Finkel", "given" : "Toren", "non-dropping-particle" : "", "parse-names" : false, "suffix" : "" } ], "container-title" : "Current Opinion in Cell Biology", "id" : "ITEM-1", "issue" : "2", "issued" : { "date-parts" : [ [ "2003", "4" ] ] }, "page" : "247-254", "title" : "Oxidant signals and oxidative stress", "type" : "article-journal", "volume" : "15" }, "uris" : [ "http://www.mendeley.com/documents/?uuid=7be45295-7951-4892-a71a-d7fa6602f194" ] }, { "id" : "ITEM-2", "itemData" : { "DOI" : "10.1080/01926230290166724", "ISSN" : "0192-6233", "abstract" : "Reactive oxygen species (ROS) and other radicals are involved in a variety of biological phenomena, such as mutation, carcinogenesis, degenerative and other diseases, inflammation, aging, and development. ROS are well recognized for playing a dual role as deleterious and beneficial species. The objectives of this review are to describe oxidative stress phenomena, terminology, definitions, and basic chemical characteristics of the species involved; examine the biological targets susceptible to oxidation and the defense mechanisms of the organism against these reactive metabolites; and analyze methodologies, including immunohistochemical markers, used in toxicological pathology in the visualization of oxidative stress phenomena. Direct detection of ROS and other free radicals is difficult, because these molecules are short-lived and highly reactive in a nonspecific manner. Ongoing oxidative damage is, thus, generally analyzed by measurement of secondary products including derivatives of amino acids, nuclei acids, and lipid peroxidation. Attention has been focused on electrochemical methods based on voltammetry measurements for evaluating the total reducing power of biological fluids and tissues. This approach can function as a tool to assess the antioxidant-reducing profile of a biological site and follow changes in pathological situations. This review thus includes different topics essential for understanding oxidative stress phenomena and provides tools for those intending to conduct study and research in this field.", "author" : [ { "dropping-particle" : "", "family" : "Kohen", "given" : "Ron", "non-dropping-particle" : "", "parse-names" : false, "suffix" : "" }, { "dropping-particle" : "", "family" : "Nyska", "given" : "Abraham", "non-dropping-particle" : "", "parse-names" : false, "suffix" : "" } ], "container-title" : "Toxicologic Pathology", "id" : "ITEM-2", "issue" : "6", "issued" : { "date-parts" : [ [ "2002", "11", "1" ] ] }, "page" : "620-650", "title" : "Oxidation of Biological Systems: Oxidative Stress Phenomena, Antioxidants, Redox Reactions, and Methods for Their Quantification", "type" : "article-journal", "volume" : "30" }, "uris" : [ "http://www.mendeley.com/documents/?uuid=92d3755c-81a0-4f9f-ba99-d0ce309311ef" ] } ], "mendeley" : { "formattedCitation" : "(Finkel 2003; Kohen &amp; Nyska 2002)", "plainTextFormattedCitation" : "(Finkel 2003; Kohen &amp; Nyska 2002)", "previouslyFormattedCitation" : "(Finkel 2003; Kohen &amp; Nyska 2002)" }, "properties" : { "noteIndex" : 0 }, "schema" : "https://github.com/citation-style-language/schema/raw/master/csl-citation.json" }</w:instrText>
      </w:r>
      <w:r w:rsidR="00A777A8">
        <w:fldChar w:fldCharType="separate"/>
      </w:r>
      <w:r w:rsidR="003628E9" w:rsidRPr="003628E9">
        <w:rPr>
          <w:noProof/>
        </w:rPr>
        <w:t>(Finkel 2003; Kohen &amp; Nyska 2002)</w:t>
      </w:r>
      <w:r w:rsidR="00A777A8">
        <w:fldChar w:fldCharType="end"/>
      </w:r>
      <w:r w:rsidR="00826546">
        <w:t xml:space="preserve">. </w:t>
      </w:r>
      <w:r w:rsidR="00156BDC">
        <w:t xml:space="preserve">In steady state </w:t>
      </w:r>
      <w:r w:rsidR="00826546">
        <w:t>the pool of reduced glutathione</w:t>
      </w:r>
      <w:r w:rsidR="00156BDC">
        <w:t xml:space="preserve"> is continuously replenished through redox reactions in </w:t>
      </w:r>
      <w:r w:rsidR="00B84602">
        <w:t>c</w:t>
      </w:r>
      <w:r w:rsidR="008502C6">
        <w:t>entral</w:t>
      </w:r>
      <w:r w:rsidR="00826546">
        <w:t xml:space="preserve"> metabolism</w:t>
      </w:r>
      <w:r w:rsidR="00156BDC">
        <w:t>, but u</w:t>
      </w:r>
      <w:r>
        <w:t xml:space="preserve">pon sudden </w:t>
      </w:r>
      <w:r w:rsidR="0014735A">
        <w:t>oxidative stress the cell</w:t>
      </w:r>
      <w:r w:rsidR="007B528B">
        <w:t>ular</w:t>
      </w:r>
      <w:r w:rsidR="0014735A">
        <w:t xml:space="preserve"> </w:t>
      </w:r>
      <w:r w:rsidR="00CD0AC3">
        <w:t>redox state</w:t>
      </w:r>
      <w:r w:rsidR="007B528B">
        <w:t xml:space="preserve"> must be stabilized</w:t>
      </w:r>
      <w:r w:rsidR="00CD0AC3">
        <w:t xml:space="preserve"> immediately</w:t>
      </w:r>
      <w:r w:rsidR="00E228DF">
        <w:t xml:space="preserve"> to </w:t>
      </w:r>
      <w:r w:rsidR="007B528B">
        <w:t xml:space="preserve">circumvent </w:t>
      </w:r>
      <w:r w:rsidR="006E5DE9">
        <w:t>d</w:t>
      </w:r>
      <w:r w:rsidR="005D1730">
        <w:t xml:space="preserve">isruption of biochemical reactions and potential death. </w:t>
      </w:r>
      <w:r w:rsidR="006E5DE9" w:rsidRPr="006E5DE9">
        <w:rPr>
          <w:i/>
        </w:rPr>
        <w:t>E. coli</w:t>
      </w:r>
      <w:r w:rsidR="006E5DE9">
        <w:t xml:space="preserve"> and other organisms increas</w:t>
      </w:r>
      <w:r w:rsidR="00CF226D">
        <w:t>e</w:t>
      </w:r>
      <w:r w:rsidR="006E5DE9">
        <w:t xml:space="preserve"> the </w:t>
      </w:r>
      <w:r w:rsidR="00CF226D">
        <w:t xml:space="preserve">reduction </w:t>
      </w:r>
      <w:r w:rsidR="006E5DE9">
        <w:t>rate of NADP</w:t>
      </w:r>
      <w:r w:rsidR="006E5DE9" w:rsidRPr="006E5DE9">
        <w:rPr>
          <w:vertAlign w:val="superscript"/>
        </w:rPr>
        <w:t>+</w:t>
      </w:r>
      <w:r w:rsidR="00CF226D">
        <w:t xml:space="preserve"> to NADPH</w:t>
      </w:r>
      <w:r w:rsidR="00861F88">
        <w:t xml:space="preserve"> mainly by </w:t>
      </w:r>
      <w:r w:rsidR="00861F88">
        <w:lastRenderedPageBreak/>
        <w:t xml:space="preserve">rerouting their glycolytic flux into the pentose phosphate </w:t>
      </w:r>
      <w:r w:rsidR="00B12C65">
        <w:t xml:space="preserve">(PP) </w:t>
      </w:r>
      <w:r w:rsidR="00861F88">
        <w:t>pathway</w:t>
      </w:r>
      <w:r w:rsidR="00A458F8">
        <w:t xml:space="preserve"> </w:t>
      </w:r>
      <w:r w:rsidR="00DE534F">
        <w:fldChar w:fldCharType="begin" w:fldLock="1"/>
      </w:r>
      <w:r w:rsidR="00666A10">
        <w:instrText>ADDIN CSL_CITATION { "citationItems" : [ { "id" : "ITEM-1", "itemData" : { "DOI" : "10.1186/jbiol61", "ISSN" : "1475-4924", "PMID" : "18154684", "abstract" : "BACKGROUND: Eukaryotic cells have evolved various response mechanisms to counteract the deleterious consequences of oxidative stress. Among these processes, metabolic alterations seem to play an important role.\n\nRESULTS: We recently discovered that yeast cells with reduced activity of the key glycolytic enzyme triosephosphate isomerase exhibit an increased resistance to the thiol-oxidizing reagent diamide. Here we show that this phenotype is conserved in Caenorhabditis elegans and that the underlying mechanism is based on a redirection of the metabolic flux from glycolysis to the pentose phosphate pathway, altering the redox equilibrium of the cytoplasmic NADP(H) pool. Remarkably, another key glycolytic enzyme, glyceraldehyde-3-phosphate dehydrogenase (GAPDH), is known to be inactivated in response to various oxidant treatments, and we show that this provokes a similar redirection of the metabolic flux.\n\nCONCLUSION: The naturally occurring inactivation of GAPDH functions as a metabolic switch for rerouting the carbohydrate flux to counteract oxidative stress. As a consequence, altering the homoeostasis of cytoplasmic metabolites is a fundamental mechanism for balancing the redox state of eukaryotic cells under stress conditions.", "author" : [ { "dropping-particle" : "", "family" : "Ralser", "given" : "Markus", "non-dropping-particle" : "", "parse-names" : false, "suffix" : "" }, { "dropping-particle" : "", "family" : "Wamelink", "given" : "Mirjam M", "non-dropping-particle" : "", "parse-names" : false, "suffix" : "" }, { "dropping-particle" : "", "family" : "Kowald", "given" : "Axel", "non-dropping-particle" : "", "parse-names" : false, "suffix" : "" }, { "dropping-particle" : "", "family" : "Gerisch", "given" : "Birgit", "non-dropping-particle" : "", "parse-names" : false, "suffix" : "" }, { "dropping-particle" : "", "family" : "Heeren", "given" : "Gino", "non-dropping-particle" : "", "parse-names" : false, "suffix" : "" }, { "dropping-particle" : "", "family" : "Struys", "given" : "Eduard A", "non-dropping-particle" : "", "parse-names" : false, "suffix" : "" }, { "dropping-particle" : "", "family" : "Klipp", "given" : "Edda", "non-dropping-particle" : "", "parse-names" : false, "suffix" : "" }, { "dropping-particle" : "", "family" : "Jakobs", "given" : "Cornelis", "non-dropping-particle" : "", "parse-names" : false, "suffix" : "" }, { "dropping-particle" : "", "family" : "Breitenbach", "given" : "Michael", "non-dropping-particle" : "", "parse-names" : false, "suffix" : "" }, { "dropping-particle" : "", "family" : "Lehrach", "given" : "Hans", "non-dropping-particle" : "", "parse-names" : false, "suffix" : "" }, { "dropping-particle" : "", "family" : "Krobitsch", "given" : "Sylvia", "non-dropping-particle" : "", "parse-names" : false, "suffix" : "" } ], "container-title" : "Journal of biology", "id" : "ITEM-1", "issue" : "4", "issued" : { "date-parts" : [ [ "2007", "1" ] ] }, "page" : "10", "title" : "Dynamic rerouting of the carbohydrate flux is key to counteracting oxidative stress.", "type" : "article-journal", "volume" : "6" }, "uris" : [ "http://www.mendeley.com/documents/?uuid=b635c7de-fa82-4355-8594-06836e874dc1" ] }, { "id" : "ITEM-2", "itemData" : { "DOI" : "10.1186/1752-0509-4-122", "ISSN" : "1752-0509", "PMID" : "20809933", "abstract" : "BACKGROUND: The cellular responses of bacteria to superoxide stress can be used to model adaptation to severe environmental changes. Superoxide stress promotes the excessive production of reactive oxygen species (ROS) that have detrimental effects on cell metabolic and other physiological activities. To antagonize such effects, the cell needs to regulate a range of metabolic reactions in a coordinated way, so that coherent metabolic responses are generated by the cellular metabolic reaction network as a whole. In the present study, we have used a quantitative metabolic flux analysis approach, together with measurement of gene expression and activity of key enzymes, to investigate changes in central carbon metabolism that occur in Escherichia coli in response to paraquat-induced superoxide stress. The cellular regulatory mechanisms involved in the observed global flux changes are discussed.\n\nRESULTS: Flux analysis based on nuclear magnetic resonance (NMR) and mass spectroscopy (MS) measurements and computation provided quantitative results on the metabolic fluxes redistribution of the E. coli central carbon network under paraquat-induced oxidative stress. The metabolic fluxes of the glycolytic pathway were redirected to the pentose phosphate pathway (PP pathway). The production of acetate increased significantly, the fluxes associated with the TCA cycle decreased, and the fluxes in the glyoxylate shunt increased in response to oxidative stress. These global flux changes resulted in an increased ratio of NADPH:NADH and in the accumulation of \u03b1-ketoglutarate.\n\nCONCLUSIONS: Metabolic flux analysis provided a quantitative and global picture of responses of the E. coli central carbon metabolic network to oxidative stress. Systematic adjustments of cellular physiological state clearly occurred in response to changes in metabolic fluxes induced by oxidative stress. Quantitative flux analysis therefore could reveal the physiological state of the cell at the systems level and is a useful complement to molecular systems approaches, such as proteomics and transcription analyses.", "author" : [ { "dropping-particle" : "", "family" : "Rui", "given" : "Bin", "non-dropping-particle" : "", "parse-names" : false, "suffix" : "" }, { "dropping-particle" : "", "family" : "Shen", "given" : "Tie", "non-dropping-particle" : "", "parse-names" : false, "suffix" : "" }, { "dropping-particle" : "", "family" : "Zhou", "given" : "Hong", "non-dropping-particle" : "", "parse-names" : false, "suffix" : "" }, { "dropping-particle" : "", "family" : "Liu", "given" : "Jianping", "non-dropping-particle" : "", "parse-names" : false, "suffix" : "" }, { "dropping-particle" : "", "family" : "Chen", "given" : "Jiusheng", "non-dropping-particle" : "", "parse-names" : false, "suffix" : "" }, { "dropping-particle" : "", "family" : "Pan", "given" : "Xiaosong", "non-dropping-particle" : "", "parse-names" : false, "suffix" : "" }, { "dropping-particle" : "", "family" : "Liu", "given" : "Haiyan", "non-dropping-particle" : "", "parse-names" : false, "suffix" : "" }, { "dropping-particle" : "", "family" : "Wu", "given" : "Jihui", "non-dropping-particle" : "", "parse-names" : false, "suffix" : "" }, { "dropping-particle" : "", "family" : "Zheng", "given" : "Haoran", "non-dropping-particle" : "", "parse-names" : false, "suffix" : "" }, { "dropping-particle" : "", "family" : "Shi", "given" : "Yunyu", "non-dropping-particle" : "", "parse-names" : false, "suffix" : "" } ], "container-title" : "BMC systems biology", "id" : "ITEM-2", "issued" : { "date-parts" : [ [ "2010", "1" ] ] }, "page" : "122", "title" : "A systematic investigation of Escherichia coli central carbon metabolism in response to superoxide stress.", "type" : "article-journal", "volume" : "4" }, "uris" : [ "http://www.mendeley.com/documents/?uuid=9c5749a1-8e06-46c7-83e3-06d65dbf0971" ] }, { "id" : "ITEM-3", "itemData" : { "DOI" : "10.1016/j.molcel.2015.06.017", "ISSN" : "1097-4164", "PMID" : "26190262", "abstract" : "Integrity of human skin is endangered by exposure to\u00a0UV irradiation and chemical stressors, which can provoke a toxic production of reactive oxygen species (ROS) and oxidative damage. Since oxidation of proteins and metabolites occurs virtually instantaneously, immediate cellular countermeasures are pivotal to mitigate the negative implications of acute oxidative stress. We investigated the short-term metabolic response in human skin fibroblasts and keratinocytes to H2O2 and UV exposure. In time-resolved metabolomics experiments, we observed that within seconds after stress induction, glucose catabolism is routed to the oxidative pentose phosphate pathway (PPP) and nucleotide synthesis independent of previously postulated blocks in glycolysis (i.e., of GAPDH or PKM2). Through ultra-short (13)C labeling experiments, we provide evidence for multiple cycling of carbon backbones in the oxidative PPP, potentially maximizing NADPH reduction. The identified metabolic rerouting in oxidative and non-oxidative PPP has important physiological roles in stabilization of the redox balance and ROS clearance.", "author" : [ { "dropping-particle" : "", "family" : "Kuehne", "given" : "Andreas", "non-dropping-particle" : "", "parse-names" : false, "suffix" : "" }, { "dropping-particle" : "", "family" : "Emmert", "given" : "Hila", "non-dropping-particle" : "", "parse-names" : false, "suffix" : "" }, { "dropping-particle" : "", "family" : "Soehle", "given" : "Joern", "non-dropping-particle" : "", "parse-names" : false, "suffix" : "" }, { "dropping-particle" : "", "family" : "Winnefeld", "given" : "Marc", "non-dropping-particle" : "", "parse-names" : false, "suffix" : "" }, { "dropping-particle" : "", "family" : "Fischer", "given" : "Frank", "non-dropping-particle" : "", "parse-names" : false, "suffix" : "" }, { "dropping-particle" : "", "family" : "Wenck", "given" : "Horst", "non-dropping-particle" : "", "parse-names" : false, "suffix" : "" }, { "dropping-particle" : "", "family" : "Gallinat", "given" : "Stefan", "non-dropping-particle" : "", "parse-names" : false, "suffix" : "" }, { "dropping-particle" : "", "family" : "Terstegen", "given" : "Lara", "non-dropping-particle" : "", "parse-names" : false, "suffix" : "" }, { "dropping-particle" : "", "family" : "Lucius", "given" : "Ralph", "non-dropping-particle" : "", "parse-names" : false, "suffix" : "" }, { "dropping-particle" : "", "family" : "Hildebrand", "given" : "Janosch", "non-dropping-particle" : "", "parse-names" : false, "suffix" : "" }, { "dropping-particle" : "", "family" : "Zamboni", "given" : "Nicola", "non-dropping-particle" : "", "parse-names" : false, "suffix" : "" } ], "container-title" : "Molecular cell", "id" : "ITEM-3", "issued" : { "date-parts" : [ [ "2015", "7", "14" ] ] }, "language" : "English", "publisher" : "Elsevier", "title" : "Acute Activation of Oxidative Pentose Phosphate Pathway as First-Line Response to Oxidative Stress in Human Skin Cells.", "type" : "article-journal" }, "uris" : [ "http://www.mendeley.com/documents/?uuid=d6435a76-9b4a-4b65-8c4e-d4231b73b465" ] }, { "id" : "ITEM-4", "itemData" : { "DOI" : "10.1126/science.1211485", "ISSN" : "1095-9203", "PMID" : "22052977", "abstract" : "Control of intracellular reactive oxygen species (ROS) concentrations is critical for cancer cell survival. We show that, in human lung cancer cells, acute increases in intracellular concentrations of ROS caused inhibition of the glycolytic enzyme pyruvate kinase M2 (PKM2) through oxidation of Cys(358). This inhibition of PKM2 is required to divert glucose flux into the pentose phosphate pathway and thereby generate sufficient reducing potential for detoxification of ROS. Lung cancer cells in which endogenous PKM2 was replaced with the Cys(358) to Ser(358) oxidation-resistant mutant exhibited increased sensitivity to oxidative stress and impaired tumor formation in a xenograft model. Besides promoting metabolic changes required for proliferation, the regulatory properties of PKM2 may confer an additional advantage to cancer cells by allowing them to withstand oxidative stress.", "author" : [ { "dropping-particle" : "", "family" : "Anastasiou", "given" : "Dimitrios", "non-dropping-particle" : "", "parse-names" : false, "suffix" : "" }, { "dropping-particle" : "", "family" : "Poulogiannis", "given" : "George", "non-dropping-particle" : "", "parse-names" : false, "suffix" : "" }, { "dropping-particle" : "", "family" : "Asara", "given" : "John M", "non-dropping-particle" : "", "parse-names" : false, "suffix" : "" }, { "dropping-particle" : "", "family" : "Boxer", "given" : "Matthew B", "non-dropping-particle" : "", "parse-names" : false, "suffix" : "" }, { "dropping-particle" : "", "family" : "Jiang", "given" : "Jian-kang", "non-dropping-particle" : "", "parse-names" : false, "suffix" : "" }, { "dropping-particle" : "", "family" : "Shen", "given" : "Min", "non-dropping-particle" : "", "parse-names" : false, "suffix" : "" }, { "dropping-particle" : "", "family" : "Bellinger", "given" : "Gary", "non-dropping-particle" : "", "parse-names" : false, "suffix" : "" }, { "dropping-particle" : "", "family" : "Sasaki", "given" : "Atsuo T", "non-dropping-particle" : "", "parse-names" : false, "suffix" : "" }, { "dropping-particle" : "", "family" : "Locasale", "given" : "Jason W", "non-dropping-particle" : "", "parse-names" : false, "suffi</w:instrText>
      </w:r>
      <w:r w:rsidR="00666A10" w:rsidRPr="006246B9">
        <w:rPr>
          <w:lang w:val="de-CH"/>
        </w:rPr>
        <w:instrText>x" : "" }, { "dropping-particle" : "", "family" : "Auld", "given" : "Douglas S", "non-dropping-particle" : "", "parse-names" : false, "suffix" : "" }, { "dropping-particle" : "", "family" : "Thomas", "given" : "Craig J", "non-dropping-particle" : "", "parse-names" : false, "suffix" : "" }, { "dropping-particle" : "", "family" : "Heiden", "given" : "Matthew G", "non-dropping-particle" : "Vander", "parse-names" : false, "suffix" : "" }, { "dropping-particle" : "", "family" : "Cantley", "given" : "Lewis C", "non-dropping-particle" : "", "parse-names" : false, "suffix" : "" } ], "container-title" : "Science (New York, N.Y.)", "id" : "ITEM-4", "issue" : "6060", "issued" : { "date-parts" : [ [ "2011", "12", "2" ] ] }, "page" : "1278-83", "title" : "Inhibition of pyruvate kinase M2 by reactive oxygen species contributes to cellular antioxidant responses.", "type" : "article-journal", "volume" : "334" }, "uris" : [ "http://www.mendeley.com/documents/?uuid=55723589-0a83-4ee4-bfe3-467f3f66af6e" ] } ], "mendeley" : { "formattedCitation" : "(Ralser et al. 2007b; Rui et al. 2010b; Kuehne et al. 2015; Anastasiou et al. 2011)", "plainTextFormattedCitation" : "(Ralser et al. 2007b; Rui et al. 2010b; Kuehne et al. 2015; Anastasiou et al. 2011)", "previouslyFormattedCitation" : "(Ralser et al. 2007b; Rui et al. 2010b; Kuehne et al. 2015; Anastasiou et al. 2011)" }, "properties" : { "noteIndex" : 0 }, "schema" : "https://github.com/citation-style-language/schema/raw/master/csl-citation.json" }</w:instrText>
      </w:r>
      <w:r w:rsidR="00DE534F">
        <w:fldChar w:fldCharType="separate"/>
      </w:r>
      <w:r w:rsidR="00B86603" w:rsidRPr="00B86603">
        <w:rPr>
          <w:noProof/>
          <w:lang w:val="fr-FR"/>
        </w:rPr>
        <w:t>(Ralser et al. 2007b; Rui et al. 2010b; Kuehne et al. 2015; Anastasiou et al. 2011)</w:t>
      </w:r>
      <w:r w:rsidR="00DE534F">
        <w:fldChar w:fldCharType="end"/>
      </w:r>
      <w:r w:rsidR="005A217F" w:rsidRPr="00CE60CF">
        <w:rPr>
          <w:lang w:val="de-CH"/>
        </w:rPr>
        <w:t>.</w:t>
      </w:r>
      <w:r w:rsidR="00CF226D" w:rsidRPr="00CE60CF">
        <w:rPr>
          <w:lang w:val="de-CH"/>
        </w:rPr>
        <w:t xml:space="preserve"> </w:t>
      </w:r>
      <w:r w:rsidR="00700F34">
        <w:t xml:space="preserve">The </w:t>
      </w:r>
      <w:r w:rsidR="00156BDC">
        <w:t xml:space="preserve">prevailing </w:t>
      </w:r>
      <w:r w:rsidR="00700F34">
        <w:t>model</w:t>
      </w:r>
      <w:r w:rsidR="00CF226D">
        <w:t xml:space="preserve"> </w:t>
      </w:r>
      <w:r w:rsidR="00B87B71">
        <w:t xml:space="preserve">stipulates </w:t>
      </w:r>
      <w:r w:rsidR="00700F34">
        <w:t xml:space="preserve">that </w:t>
      </w:r>
      <w:r w:rsidR="009471FF">
        <w:t xml:space="preserve">direct </w:t>
      </w:r>
      <w:r w:rsidR="00700F34">
        <w:t>oxidation of lower glycolytic enzymes</w:t>
      </w:r>
      <w:r w:rsidR="001930EE">
        <w:t xml:space="preserve"> </w:t>
      </w:r>
      <w:r w:rsidR="00156BDC">
        <w:t>blocks glycolytic flux</w:t>
      </w:r>
      <w:r w:rsidR="00784B15">
        <w:t xml:space="preserve">, </w:t>
      </w:r>
      <w:r w:rsidR="00156BDC">
        <w:t>such that</w:t>
      </w:r>
      <w:r w:rsidR="009471FF">
        <w:t xml:space="preserve"> </w:t>
      </w:r>
      <w:r w:rsidR="00156BDC">
        <w:t xml:space="preserve">accumulating </w:t>
      </w:r>
      <w:r w:rsidR="009471FF">
        <w:t>intermediate</w:t>
      </w:r>
      <w:r w:rsidR="00AE64EC">
        <w:t>s</w:t>
      </w:r>
      <w:r w:rsidR="006E60B0">
        <w:t xml:space="preserve"> </w:t>
      </w:r>
      <w:r w:rsidR="00156BDC">
        <w:t>passively cause the rapid rerouting</w:t>
      </w:r>
      <w:r w:rsidR="006E60B0">
        <w:t xml:space="preserve"> </w:t>
      </w:r>
      <w:r w:rsidR="00156BDC">
        <w:t>into</w:t>
      </w:r>
      <w:r w:rsidR="006A35F6">
        <w:t xml:space="preserve"> the PP pathway </w:t>
      </w:r>
      <w:r w:rsidR="006A35F6">
        <w:fldChar w:fldCharType="begin" w:fldLock="1"/>
      </w:r>
      <w:r w:rsidR="00666A10">
        <w:instrText>ADDIN CSL_CITATION { "citationItems" : [ { "id" : "ITEM-1", "itemData" : { "DOI" : "10.1186/jbiol61", "ISSN" : "1475-4924", "PMID" : "18154684", "abstract" : "BACKGROUND: Eukaryotic cells have evolved various response mechanisms to counteract the deleterious consequences of oxidative stress. Among these processes, metabolic alterations seem to play an important role.\n\nRESULTS: We recently discovered that yeast cells with reduced activity of the key glycolytic enzyme triosephosphate isomerase exhibit an increased resistance to the thiol-oxidizing reagent diamide. Here we show that this phenotype is conserved in Caenorhabditis elegans and that the underlying mechanism is based on a redirection of the metabolic flux from glycolysis to the pentose phosphate pathway, altering the redox equilibrium of the cytoplasmic NADP(H) pool. Remarkably, another key glycolytic enzyme, glyceraldehyde-3-phosphate dehydrogenase (GAPDH), is known to be inactivated in response to various oxidant treatments, and we show that this provokes a similar redirection of the metabolic flux.\n\nCONCLUSION: The naturally occurring inactivation of GAPDH functions as a metabolic switch for rerouting the carbohydrate flux to counteract oxidative stress. As a consequence, altering the homoeostasis of cytoplasmic metabolites is a fundamental mechanism for balancing the redox state of eukaryotic cells under stress conditions.", "author" : [ { "dropping-particle" : "", "family" : "Ralser", "given" : "Markus", "non-dropping-particle" : "", "parse-names" : false, "suffix" : "" }, { "dropping-particle" : "", "family" : "Wamelink", "given" : "Mirjam M", "non-dropping-particle" : "", "parse-names" : false, "suffix" : "" }, { "dropping-particle" : "", "family" : "Kowald", "given" : "Axel", "non-dropping-particle" : "", "parse-names" : false, "suffix" : "" }, { "dropping-particle" : "", "family" : "Gerisch", "given" : "Birgit", "non-dropping-particle" : "", "parse-names" : false, "suffix" : "" }, { "dropping-particle" : "", "family" : "Heeren", "given" : "Gino", "non-dropping-particle" : "", "parse-names" : false, "suffix" : "" }, { "dropping-particle" : "", "family" : "Struys", "given" : "Eduard A", "non-dropping-particle" : "", "parse-names" : false, "suffix" : "" }, { "dropping-particle" : "", "family" : "Klipp", "given" : "Edda", "non-dropping-particle" : "", "parse-names" : false, "suffix" : "" }, { "dropping-particle" : "", "family" : "Jakobs", "given" : "Cornelis", "non-dropping-particle" : "", "parse-names" : false, "suffix" : "" }, { "dropping-particle" : "", "family" : "Breitenbach", "given" : "Michael", "non-dropping-particle" : "", "parse-names" : false, "suffix" : "" }, { "dropping-particle" : "", "family" : "Lehrach", "given" : "Hans", "non-dropping-particle" : "", "parse-names" : false, "suffix" : "" }, { "dropping-particle" : "", "family" : "Krobitsch", "given" : "Sylvia", "non-dropping-particle" : "", "parse-names" : false, "suffix" : "" } ], "container-title" : "Journal of biology", "id" : "ITEM-1", "issue" : "4", "issued" : { "date-parts" : [ [ "2007", "1" ] ] }, "page" : "10", "title" : "Dynamic rerouting of the carbohydrate flux is key to counteracting oxidative stress.", "type" : "article-journal", "volume" : "6" }, "uris" : [ "http://www.mendeley.com/documents/?uuid=3961e3ec-dbc7-456c-98ab-1a62befb4ce3" ] }, { "id" : "ITEM-2", "itemData" : { "DOI" : "10.1038/nbt0709-604", "ISSN" : "1546-1696", "PMID" : "19587661", "author" : [ { "dropping-particle" : "", "family" : "Ralser", "given" : "Markus", "non-dropping-particle" : "", "parse-names" : false, "suffix" : "" }, { "dropping-particle" : "", "family" : "Wamelink", "given" : "Mirjam M C", "non-dropping-particle" : "", "parse-names" : false, "suffix" : "" }, { "dropping-particle" : "", "family" : "Latkolik", "given" : "Simone", "non-dropping-particle" : "", "parse-names" : false, "suffix" : "" }, { "dropping-particle" : "", "family" : "Jansen", "given" : "Erwin E W", "non-dropping-particle" : "", "parse-names" : false, "suffix" : "" }, { "dropping-particle" : "", "family" : "Lehrach", "given" : "Hans", "non-dropping-particle" : "", "parse-names" : false, "suffix" : "" }, { "dropping-particle" : "", "family" : "Jakobs", "given" : "Cornelis", "non-dropping-particle" : "", "parse-names" : false, "suffix" : "" } ], "container-title" : "Nature biotechnology", "id" : "ITEM-2", "issue" : "7", "issued" : { "date-parts" : [ [ "2009", "7" ] ] }, "page" : "604-5", "publisher" : "Nature Publishing Group", "title" : "Metabolic reconfiguration precedes transcriptional regulation in the antioxidant response.", "title-short" : "Nat Biotech", "type" : "article-journal", "volume" : "27" }, "uris" : [ "http://www.mendeley.com/documents/?uuid=df7bc265-656b-4354-a418-d30a5382815b" ] } ], "mendeley" : { "formattedCitation" : "(Ralser et al. 2007a; Ralser et al. 2009)", "plainTextFormattedCitation" : "(Ralser et al. 2007a; Ralser et al. 2009)", "previouslyFormattedCitation" : "(Ralser et al. 2007a; Ralser et al. 2009)" }, "properties" : { "noteIndex" : 0 }, "schema" : "https://github.com/citation-style-language/schema/raw/master/csl-citation.json" }</w:instrText>
      </w:r>
      <w:r w:rsidR="006A35F6">
        <w:fldChar w:fldCharType="separate"/>
      </w:r>
      <w:r w:rsidR="00B86603" w:rsidRPr="00B86603">
        <w:rPr>
          <w:noProof/>
        </w:rPr>
        <w:t>(Ralser et al. 2007a; Ralser et al. 2009)</w:t>
      </w:r>
      <w:r w:rsidR="006A35F6">
        <w:fldChar w:fldCharType="end"/>
      </w:r>
      <w:r w:rsidR="009471FF">
        <w:t>.</w:t>
      </w:r>
      <w:r w:rsidR="006A35F6">
        <w:t xml:space="preserve"> </w:t>
      </w:r>
      <w:r w:rsidR="006246B9">
        <w:t>It is not clear however if this blockage is sufficient to achieve the rapid flux rerouting. Indeed, i</w:t>
      </w:r>
      <w:r w:rsidR="004C4EBC">
        <w:t xml:space="preserve">nconsistent with this model, at </w:t>
      </w:r>
      <w:r w:rsidR="00EE3A66">
        <w:t>least in mammalian cells</w:t>
      </w:r>
      <w:r w:rsidR="004C4EBC">
        <w:t>,</w:t>
      </w:r>
      <w:r w:rsidR="00EE3A66">
        <w:t xml:space="preserve"> hexoses levels d</w:t>
      </w:r>
      <w:r w:rsidR="004C4EBC">
        <w:t>id</w:t>
      </w:r>
      <w:r w:rsidR="00EE3A66">
        <w:t xml:space="preserve"> not increase</w:t>
      </w:r>
      <w:r w:rsidR="009724B0">
        <w:t xml:space="preserve"> </w:t>
      </w:r>
      <w:r w:rsidR="004C4EBC">
        <w:t xml:space="preserve">prior to </w:t>
      </w:r>
      <w:r w:rsidR="00653E46">
        <w:t xml:space="preserve">accumulation of PP pathway intermediates </w:t>
      </w:r>
      <w:r w:rsidR="00B71EF4">
        <w:fldChar w:fldCharType="begin" w:fldLock="1"/>
      </w:r>
      <w:r w:rsidR="00B71EF4">
        <w:instrText>ADDIN CSL_CITATION { "citationItems" : [ { "id" : "ITEM-1", "itemData" : { "DOI" : "10.1016/j.molcel.2015.06.017", "ISSN" : "1097-4164", "PMID" : "26190262", "abstract" : "Integrity of human skin is endangered by exposure to\u00a0UV irradiation and chemical stressors, which can provoke a toxic production of reactive oxygen species (ROS) and oxidative damage. Since oxidation of proteins and metabolites occurs virtually instantaneously, immediate cellular countermeasures are pivotal to mitigate the negative implications of acute oxidative stress. We investigated the short-term metabolic response in human skin fibroblasts and keratinocytes to H2O2 and UV exposure. In time-resolved metabolomics experiments, we observed that within seconds after stress induction, glucose catabolism is routed to the oxidative pentose phosphate pathway (PPP) and nucleotide synthesis independent of previously postulated blocks in glycolysis (i.e., of GAPDH or PKM2). Through ultra-short (13)C labeling experiments, we provide evidence for multiple cycling of carbon backbones in the oxidative PPP, potentially maximizing NADPH reduction. The identified metabolic rerouting in oxidative and non-oxidative PPP has important physiological roles in stabilization of the redox balance and ROS clearance.", "author" : [ { "dropping-particle" : "", "family" : "Kuehne", "given" : "Andreas", "non-dropping-particle" : "", "parse-names" : false, "suffix" : "" }, { "dropping-particle" : "", "family" : "Emmert", "given" : "Hila", "non-dropping-particle" : "", "parse-names" : false, "suffix" : "" }, { "dropping-particle" : "", "family" : "Soehle", "given" : "Joern", "non-dropping-particle" : "", "parse-names" : false, "suffix" : "" }, { "dropping-particle" : "", "family" : "Winnefeld", "given" : "Marc", "non-dropping-particle" : "", "parse-names" : false, "suffix" : "" }, { "dropping-particle" : "", "family" : "Fischer", "given" : "Frank", "non-dropping-particle" : "", "parse-names" : false, "suffix" : "" }, { "dropping-particle" : "", "family" : "Wenck", "given" : "Horst", "non-dropping-particle" : "", "parse-names" : false, "suffix" : "" }, { "dropping-particle" : "", "family" : "Gallinat", "given" : "Stefan", "non-dropping-particle" : "", "parse-names" : false, "suffix" : "" }, { "dropping-particle" : "", "family" : "Terstegen", "given" : "Lara", "non-dropping-particle" : "", "parse-names" : false, "suffix" : "" }, { "dropping-particle" : "", "family" : "Lucius", "given" : "Ralph", "non-dropping-particle" : "", "parse-names" : false, "suffix" : "" }, { "dropping-particle" : "", "family" : "Hildebrand", "given" : "Janosch", "non-dropping-particle" : "", "parse-names" : false, "suffix" : "" }, { "dropping-particle" : "", "family" : "Zamboni", "given" : "Nicola", "non-dropping-particle" : "", "parse-names" : false, "suffix" : "" } ], "container-title" : "Molecular cell", "id" : "ITEM-1", "issued" : { "date-parts" : [ [ "2015", "7", "14" ] ] }, "language" : "English", "publisher" : "Elsevier", "title" : "Acute Activation of Oxidative Pentose Phosphate Pathway as First-Line Response to Oxidative Stress in Human Skin Cells.", "type" : "article-journal" }, "uris" : [ "http://www.mendeley.com/documents/?uuid=d6435a76-9b4a-4b65-8c4e-d4231b73b465" ] } ], "mendeley" : { "formattedCitation" : "(Kuehne et al. 2015)", "plainTextFormattedCitation" : "(Kuehne et al. 2015)", "previouslyFormattedCitation" : "(Kuehne et al. 2015)" }, "properties" : { "noteIndex" : 0 }, "schema" : "https://github.com/citation-style-language/schema/raw/master/csl-citation.json" }</w:instrText>
      </w:r>
      <w:r w:rsidR="00B71EF4">
        <w:fldChar w:fldCharType="separate"/>
      </w:r>
      <w:r w:rsidR="00B71EF4" w:rsidRPr="003628E9">
        <w:rPr>
          <w:noProof/>
        </w:rPr>
        <w:t>(Kuehne et al. 2015)</w:t>
      </w:r>
      <w:r w:rsidR="00B71EF4">
        <w:fldChar w:fldCharType="end"/>
      </w:r>
      <w:r w:rsidR="00DD4EEB">
        <w:t xml:space="preserve">. </w:t>
      </w:r>
    </w:p>
    <w:p w14:paraId="567C558B" w14:textId="7A0A66E4" w:rsidR="006855BC" w:rsidRDefault="005D1698">
      <w:r>
        <w:t>To understand the combination of flux regulating mechanisms necessary to achieve the immediate replen</w:t>
      </w:r>
      <w:r w:rsidR="00A46C3D">
        <w:t>ish</w:t>
      </w:r>
      <w:r>
        <w:t>ment of</w:t>
      </w:r>
      <w:r w:rsidR="00A46C3D">
        <w:t xml:space="preserve"> NADPH for glutathione reduction upon sudden oxidative stress in </w:t>
      </w:r>
      <w:r w:rsidR="00A46C3D" w:rsidRPr="00064923">
        <w:rPr>
          <w:i/>
        </w:rPr>
        <w:t>E. coli</w:t>
      </w:r>
      <w:r w:rsidR="00A46C3D">
        <w:t>,</w:t>
      </w:r>
      <w:r>
        <w:t xml:space="preserve"> </w:t>
      </w:r>
      <w:r w:rsidR="00E457AC">
        <w:t xml:space="preserve">we </w:t>
      </w:r>
      <w:r w:rsidR="00A46C3D">
        <w:t xml:space="preserve">determined the dynamic metabolome and </w:t>
      </w:r>
      <w:r w:rsidR="00A46C3D" w:rsidRPr="003E02F8">
        <w:rPr>
          <w:vertAlign w:val="superscript"/>
        </w:rPr>
        <w:t>13</w:t>
      </w:r>
      <w:r w:rsidR="00A46C3D">
        <w:t xml:space="preserve">C-tracer response </w:t>
      </w:r>
      <w:r w:rsidR="00EE1C76">
        <w:t xml:space="preserve">up to </w:t>
      </w:r>
      <w:r w:rsidR="00520E47">
        <w:t>one</w:t>
      </w:r>
      <w:r w:rsidR="00EE1C76">
        <w:t xml:space="preserve"> minute after exposure to </w:t>
      </w:r>
      <w:r w:rsidR="00EE1C76">
        <w:rPr>
          <w:rFonts w:cs="Arial"/>
          <w:shd w:val="clear" w:color="auto" w:fill="FFFFFF"/>
        </w:rPr>
        <w:t>H</w:t>
      </w:r>
      <w:r w:rsidR="00EE1C76" w:rsidRPr="008D2288">
        <w:rPr>
          <w:rFonts w:cs="Arial"/>
          <w:shd w:val="clear" w:color="auto" w:fill="FFFFFF"/>
          <w:vertAlign w:val="subscript"/>
        </w:rPr>
        <w:t>2</w:t>
      </w:r>
      <w:r w:rsidR="00EE1C76">
        <w:rPr>
          <w:rFonts w:cs="Arial"/>
          <w:shd w:val="clear" w:color="auto" w:fill="FFFFFF"/>
        </w:rPr>
        <w:t>O</w:t>
      </w:r>
      <w:r w:rsidR="00EE1C76" w:rsidRPr="008D2288">
        <w:rPr>
          <w:rFonts w:cs="Arial"/>
          <w:shd w:val="clear" w:color="auto" w:fill="FFFFFF"/>
          <w:vertAlign w:val="subscript"/>
        </w:rPr>
        <w:t>2</w:t>
      </w:r>
      <w:r w:rsidR="00EE1C76">
        <w:t xml:space="preserve">. </w:t>
      </w:r>
      <w:r w:rsidR="00A46C3D">
        <w:t xml:space="preserve">For data interpretation we </w:t>
      </w:r>
      <w:r w:rsidR="006246B9">
        <w:t>developed</w:t>
      </w:r>
      <w:r w:rsidR="00CC5659">
        <w:t xml:space="preserve"> </w:t>
      </w:r>
      <w:r w:rsidR="00A46C3D">
        <w:t xml:space="preserve">a </w:t>
      </w:r>
      <w:r w:rsidR="00D03359">
        <w:t xml:space="preserve">computational </w:t>
      </w:r>
      <w:r w:rsidR="00D10000">
        <w:t>framework</w:t>
      </w:r>
      <w:r w:rsidR="00302AB2">
        <w:t xml:space="preserve"> </w:t>
      </w:r>
      <w:r w:rsidR="008D4F9B">
        <w:t>that evaluates ensembles of thousands of kinetic models of glycolysis and PP pathway</w:t>
      </w:r>
      <w:r w:rsidR="006855BC">
        <w:t>,</w:t>
      </w:r>
      <w:r w:rsidR="00302AB2">
        <w:t xml:space="preserve"> </w:t>
      </w:r>
      <w:r w:rsidR="008D4F9B">
        <w:t>each with different combinations of regulation mechanisms</w:t>
      </w:r>
      <w:r w:rsidR="00A46C3D">
        <w:t xml:space="preserve">. </w:t>
      </w:r>
      <w:r w:rsidR="00DA365E">
        <w:t xml:space="preserve">Our computational framework was implemented using concepts from parallel computing, allowing the efficient evaluation of thousand structurally distinct kinetic models. This enables us to identify unbiased novel interactions and quantitatively assess their function in a network context. </w:t>
      </w:r>
      <w:r w:rsidR="00A46C3D">
        <w:t xml:space="preserve">By rigorous testing of these models against the data, </w:t>
      </w:r>
      <w:r w:rsidR="008D4F9B">
        <w:t xml:space="preserve">we identify the </w:t>
      </w:r>
      <w:r w:rsidR="00A46C3D">
        <w:t xml:space="preserve">most relevant </w:t>
      </w:r>
      <w:r w:rsidR="008D4F9B">
        <w:t xml:space="preserve">molecular interactions </w:t>
      </w:r>
      <w:r w:rsidR="00A46C3D">
        <w:t>required</w:t>
      </w:r>
      <w:r w:rsidR="008D4F9B">
        <w:t xml:space="preserve"> for</w:t>
      </w:r>
      <w:r w:rsidR="009D4031">
        <w:t xml:space="preserve"> the</w:t>
      </w:r>
      <w:r w:rsidR="008D4F9B">
        <w:t xml:space="preserve"> rapid flux rerouting </w:t>
      </w:r>
      <w:r w:rsidR="00A46C3D">
        <w:t xml:space="preserve">from glycolysis to the </w:t>
      </w:r>
      <w:r w:rsidR="008D4F9B">
        <w:t>PP pathway.</w:t>
      </w:r>
      <w:r w:rsidR="00E66315">
        <w:t xml:space="preserve"> </w:t>
      </w:r>
      <w:r w:rsidR="00F64200">
        <w:t xml:space="preserve">Our results challenge the current model for </w:t>
      </w:r>
      <w:r w:rsidR="00A46C3D">
        <w:t xml:space="preserve">this </w:t>
      </w:r>
      <w:r w:rsidR="00D56224">
        <w:t xml:space="preserve">flux </w:t>
      </w:r>
      <w:r w:rsidR="00F64200">
        <w:t>rerouting</w:t>
      </w:r>
      <w:r w:rsidR="00D56224">
        <w:t xml:space="preserve"> </w:t>
      </w:r>
      <w:r w:rsidR="00F64200">
        <w:t xml:space="preserve">and </w:t>
      </w:r>
      <w:r w:rsidR="00065568">
        <w:t>reveal a large reserve capacity in the PP pathway under normal steady state growth conditions</w:t>
      </w:r>
      <w:r w:rsidR="000C4A4C">
        <w:t xml:space="preserve">. </w:t>
      </w:r>
    </w:p>
    <w:p w14:paraId="70A61D3E" w14:textId="77777777" w:rsidR="000B770E" w:rsidRPr="00E324DE" w:rsidRDefault="000B770E"/>
    <w:p w14:paraId="7AEA9EB1" w14:textId="5628A746" w:rsidR="003801E6" w:rsidRDefault="001239BF">
      <w:pPr>
        <w:rPr>
          <w:b/>
          <w:sz w:val="26"/>
          <w:szCs w:val="26"/>
        </w:rPr>
      </w:pPr>
      <w:del w:id="0" w:author="Uwe Sauer User" w:date="2017-06-09T09:26:00Z">
        <w:r w:rsidDel="000B770E">
          <w:rPr>
            <w:b/>
            <w:sz w:val="26"/>
            <w:szCs w:val="26"/>
          </w:rPr>
          <w:br w:type="column"/>
        </w:r>
      </w:del>
      <w:r w:rsidR="003801E6" w:rsidRPr="00F927DB">
        <w:rPr>
          <w:b/>
          <w:sz w:val="26"/>
          <w:szCs w:val="26"/>
        </w:rPr>
        <w:lastRenderedPageBreak/>
        <w:t xml:space="preserve">Results </w:t>
      </w:r>
    </w:p>
    <w:p w14:paraId="11183FEC" w14:textId="2CEB308A" w:rsidR="007D5566" w:rsidRDefault="00B928B6" w:rsidP="00EF7582">
      <w:pPr>
        <w:rPr>
          <w:rFonts w:cs="Arial"/>
          <w:color w:val="000000" w:themeColor="text1"/>
          <w:shd w:val="clear" w:color="auto" w:fill="FFFFFF"/>
        </w:rPr>
      </w:pPr>
      <w:r>
        <w:rPr>
          <w:b/>
          <w:sz w:val="24"/>
          <w:szCs w:val="26"/>
        </w:rPr>
        <w:t>The</w:t>
      </w:r>
      <w:r w:rsidR="007D5566" w:rsidRPr="00F403B2">
        <w:rPr>
          <w:b/>
          <w:sz w:val="24"/>
          <w:szCs w:val="26"/>
        </w:rPr>
        <w:t xml:space="preserve"> </w:t>
      </w:r>
      <w:r w:rsidR="00C9739C">
        <w:rPr>
          <w:b/>
          <w:sz w:val="24"/>
          <w:szCs w:val="26"/>
        </w:rPr>
        <w:t>immediate</w:t>
      </w:r>
      <w:r w:rsidR="00C9739C" w:rsidRPr="00F403B2">
        <w:rPr>
          <w:b/>
          <w:sz w:val="24"/>
          <w:szCs w:val="26"/>
        </w:rPr>
        <w:t xml:space="preserve"> </w:t>
      </w:r>
      <w:r w:rsidR="007D5566" w:rsidRPr="00F403B2">
        <w:rPr>
          <w:b/>
          <w:sz w:val="24"/>
          <w:szCs w:val="26"/>
        </w:rPr>
        <w:t xml:space="preserve">metabolic response </w:t>
      </w:r>
      <w:r>
        <w:rPr>
          <w:b/>
          <w:sz w:val="24"/>
          <w:szCs w:val="26"/>
        </w:rPr>
        <w:t xml:space="preserve">of </w:t>
      </w:r>
      <w:r w:rsidRPr="00B928B6">
        <w:rPr>
          <w:b/>
          <w:i/>
          <w:sz w:val="24"/>
          <w:szCs w:val="26"/>
        </w:rPr>
        <w:t>E. coli</w:t>
      </w:r>
      <w:r>
        <w:rPr>
          <w:b/>
          <w:sz w:val="24"/>
          <w:szCs w:val="26"/>
        </w:rPr>
        <w:t xml:space="preserve"> </w:t>
      </w:r>
      <w:r w:rsidR="007D5566" w:rsidRPr="00F403B2">
        <w:rPr>
          <w:b/>
          <w:sz w:val="24"/>
          <w:szCs w:val="26"/>
        </w:rPr>
        <w:t xml:space="preserve">to </w:t>
      </w:r>
      <w:r w:rsidR="007D5566" w:rsidRPr="00841586">
        <w:rPr>
          <w:rFonts w:cs="Arial"/>
          <w:b/>
          <w:sz w:val="24"/>
          <w:szCs w:val="24"/>
          <w:shd w:val="clear" w:color="auto" w:fill="FFFFFF"/>
        </w:rPr>
        <w:t>H</w:t>
      </w:r>
      <w:r w:rsidR="007D5566" w:rsidRPr="00841586">
        <w:rPr>
          <w:rFonts w:cs="Arial"/>
          <w:b/>
          <w:sz w:val="24"/>
          <w:szCs w:val="24"/>
          <w:shd w:val="clear" w:color="auto" w:fill="FFFFFF"/>
          <w:vertAlign w:val="subscript"/>
        </w:rPr>
        <w:t>2</w:t>
      </w:r>
      <w:r w:rsidR="007D5566" w:rsidRPr="00841586">
        <w:rPr>
          <w:rFonts w:cs="Arial"/>
          <w:b/>
          <w:sz w:val="24"/>
          <w:szCs w:val="24"/>
          <w:shd w:val="clear" w:color="auto" w:fill="FFFFFF"/>
        </w:rPr>
        <w:t>O</w:t>
      </w:r>
      <w:r w:rsidR="007D5566" w:rsidRPr="00841586">
        <w:rPr>
          <w:rFonts w:cs="Arial"/>
          <w:b/>
          <w:sz w:val="24"/>
          <w:szCs w:val="24"/>
          <w:shd w:val="clear" w:color="auto" w:fill="FFFFFF"/>
          <w:vertAlign w:val="subscript"/>
        </w:rPr>
        <w:t>2</w:t>
      </w:r>
      <w:r w:rsidR="007D5566" w:rsidRPr="00841586">
        <w:rPr>
          <w:rFonts w:cs="Arial"/>
          <w:sz w:val="24"/>
          <w:szCs w:val="24"/>
          <w:shd w:val="clear" w:color="auto" w:fill="FFFFFF"/>
          <w:vertAlign w:val="subscript"/>
        </w:rPr>
        <w:t xml:space="preserve"> </w:t>
      </w:r>
      <w:r w:rsidR="007D5566" w:rsidRPr="00F403B2">
        <w:rPr>
          <w:b/>
          <w:sz w:val="24"/>
          <w:szCs w:val="26"/>
        </w:rPr>
        <w:t>stress</w:t>
      </w:r>
    </w:p>
    <w:p w14:paraId="0F9213B9" w14:textId="7BB88382" w:rsidR="009B5B4F" w:rsidRDefault="000B1A21" w:rsidP="00EF7582">
      <w:r w:rsidRPr="000B1A21">
        <w:rPr>
          <w:rFonts w:cs="Arial"/>
          <w:color w:val="000000" w:themeColor="text1"/>
          <w:shd w:val="clear" w:color="auto" w:fill="FFFFFF"/>
        </w:rPr>
        <w:t xml:space="preserve">To </w:t>
      </w:r>
      <w:r w:rsidR="000D74E9">
        <w:rPr>
          <w:rFonts w:cs="Arial"/>
          <w:color w:val="000000" w:themeColor="text1"/>
          <w:shd w:val="clear" w:color="auto" w:fill="FFFFFF"/>
        </w:rPr>
        <w:t>identify</w:t>
      </w:r>
      <w:r w:rsidRPr="000B1A21">
        <w:rPr>
          <w:rFonts w:cs="Arial"/>
          <w:color w:val="000000" w:themeColor="text1"/>
          <w:shd w:val="clear" w:color="auto" w:fill="FFFFFF"/>
        </w:rPr>
        <w:t xml:space="preserve"> the time scale </w:t>
      </w:r>
      <w:r w:rsidR="00104CBF">
        <w:rPr>
          <w:rFonts w:cs="Arial"/>
          <w:color w:val="000000" w:themeColor="text1"/>
          <w:shd w:val="clear" w:color="auto" w:fill="FFFFFF"/>
        </w:rPr>
        <w:t xml:space="preserve">of the immediate oxidative stress response, we challenged </w:t>
      </w:r>
      <w:r w:rsidR="00104CBF" w:rsidRPr="00104CBF">
        <w:rPr>
          <w:rFonts w:cs="Arial"/>
          <w:i/>
          <w:color w:val="000000" w:themeColor="text1"/>
          <w:shd w:val="clear" w:color="auto" w:fill="FFFFFF"/>
        </w:rPr>
        <w:t>E. coli</w:t>
      </w:r>
      <w:r w:rsidR="00104CBF">
        <w:rPr>
          <w:rFonts w:cs="Arial"/>
          <w:color w:val="000000" w:themeColor="text1"/>
          <w:shd w:val="clear" w:color="auto" w:fill="FFFFFF"/>
        </w:rPr>
        <w:t xml:space="preserve"> </w:t>
      </w:r>
      <w:r w:rsidR="000A19F7">
        <w:rPr>
          <w:rFonts w:cs="Arial"/>
          <w:color w:val="000000" w:themeColor="text1"/>
          <w:shd w:val="clear" w:color="auto" w:fill="FFFFFF"/>
        </w:rPr>
        <w:t>cultures growing exponentially on glucose with 1</w:t>
      </w:r>
      <w:r w:rsidR="002D464E">
        <w:rPr>
          <w:rFonts w:cs="Arial"/>
          <w:color w:val="000000" w:themeColor="text1"/>
          <w:shd w:val="clear" w:color="auto" w:fill="FFFFFF"/>
        </w:rPr>
        <w:t xml:space="preserve"> </w:t>
      </w:r>
      <w:r w:rsidR="000A19F7">
        <w:rPr>
          <w:rFonts w:cs="Arial"/>
          <w:color w:val="000000" w:themeColor="text1"/>
          <w:shd w:val="clear" w:color="auto" w:fill="FFFFFF"/>
        </w:rPr>
        <w:t xml:space="preserve">mM </w:t>
      </w:r>
      <w:r w:rsidR="000A19F7">
        <w:rPr>
          <w:rFonts w:cs="Arial"/>
          <w:shd w:val="clear" w:color="auto" w:fill="FFFFFF"/>
        </w:rPr>
        <w:t>H</w:t>
      </w:r>
      <w:r w:rsidR="000A19F7" w:rsidRPr="008D2288">
        <w:rPr>
          <w:rFonts w:cs="Arial"/>
          <w:shd w:val="clear" w:color="auto" w:fill="FFFFFF"/>
          <w:vertAlign w:val="subscript"/>
        </w:rPr>
        <w:t>2</w:t>
      </w:r>
      <w:r w:rsidR="000A19F7">
        <w:rPr>
          <w:rFonts w:cs="Arial"/>
          <w:shd w:val="clear" w:color="auto" w:fill="FFFFFF"/>
        </w:rPr>
        <w:t>O</w:t>
      </w:r>
      <w:r w:rsidR="000A19F7" w:rsidRPr="008D2288">
        <w:rPr>
          <w:rFonts w:cs="Arial"/>
          <w:shd w:val="clear" w:color="auto" w:fill="FFFFFF"/>
          <w:vertAlign w:val="subscript"/>
        </w:rPr>
        <w:t>2</w:t>
      </w:r>
      <w:r w:rsidR="000A19F7">
        <w:rPr>
          <w:rFonts w:cs="Arial"/>
          <w:color w:val="000000" w:themeColor="text1"/>
          <w:shd w:val="clear" w:color="auto" w:fill="FFFFFF"/>
        </w:rPr>
        <w:t xml:space="preserve"> using a variant of the filter cultivation method</w:t>
      </w:r>
      <w:r w:rsidR="00BB4086">
        <w:rPr>
          <w:rFonts w:cs="Arial"/>
          <w:color w:val="000000" w:themeColor="text1"/>
          <w:shd w:val="clear" w:color="auto" w:fill="FFFFFF"/>
        </w:rPr>
        <w:t>,</w:t>
      </w:r>
      <w:r w:rsidR="00827E7D">
        <w:rPr>
          <w:rFonts w:cs="Arial"/>
          <w:color w:val="000000" w:themeColor="text1"/>
          <w:shd w:val="clear" w:color="auto" w:fill="FFFFFF"/>
        </w:rPr>
        <w:t xml:space="preserve"> </w:t>
      </w:r>
      <w:r w:rsidR="00FC03C5">
        <w:rPr>
          <w:rFonts w:cs="Arial"/>
          <w:color w:val="000000" w:themeColor="text1"/>
          <w:shd w:val="clear" w:color="auto" w:fill="FFFFFF"/>
        </w:rPr>
        <w:t>(</w:t>
      </w:r>
      <w:r w:rsidR="00827E7D">
        <w:rPr>
          <w:rFonts w:cs="Arial"/>
          <w:color w:val="000000" w:themeColor="text1"/>
          <w:shd w:val="clear" w:color="auto" w:fill="FFFFFF"/>
        </w:rPr>
        <w:t>Fig</w:t>
      </w:r>
      <w:r w:rsidR="00FC03C5">
        <w:rPr>
          <w:rFonts w:cs="Arial"/>
          <w:color w:val="000000" w:themeColor="text1"/>
          <w:shd w:val="clear" w:color="auto" w:fill="FFFFFF"/>
        </w:rPr>
        <w:t xml:space="preserve"> 3</w:t>
      </w:r>
      <w:r w:rsidR="00827E7D">
        <w:rPr>
          <w:rFonts w:cs="Arial"/>
          <w:color w:val="000000" w:themeColor="text1"/>
          <w:shd w:val="clear" w:color="auto" w:fill="FFFFFF"/>
        </w:rPr>
        <w:t>B</w:t>
      </w:r>
      <w:r w:rsidR="00FC03C5">
        <w:rPr>
          <w:rFonts w:cs="Arial"/>
          <w:color w:val="000000" w:themeColor="text1"/>
          <w:shd w:val="clear" w:color="auto" w:fill="FFFFFF"/>
        </w:rPr>
        <w:t>)</w:t>
      </w:r>
      <w:r w:rsidR="000A19F7">
        <w:rPr>
          <w:rFonts w:cs="Arial"/>
          <w:color w:val="000000" w:themeColor="text1"/>
          <w:shd w:val="clear" w:color="auto" w:fill="FFFFFF"/>
        </w:rPr>
        <w:t xml:space="preserve"> </w:t>
      </w:r>
      <w:r w:rsidR="000A19F7">
        <w:fldChar w:fldCharType="begin" w:fldLock="1"/>
      </w:r>
      <w:r w:rsidR="000D3D68">
        <w:instrText>ADDIN CSL_CITATION { "citationItems" : [ { "id" : "ITEM-1", "itemData" : { "DOI" : "10.1038/nprot.2008.131", "ISSN" : "1750-2799", "PMID" : "18714301", "abstract" : "This protocol enables quantitation of metabolic fluxes in cultured cells. Measurements are based on the kinetics of cellular incorporation of stable isotope from nutrient into downstream metabolites. At multiple time points, after cells are rapidly switched from unlabeled to isotope-labeled nutrient, metabolism is quenched, metabolites are extracted and the extract is analyzed by chromatography-mass spectrometry. Resulting plots of unlabeled compound versus time follow variants of exponential decay, with the flux equal to the decay rate multiplied by the intracellular metabolite concentration. Because labeling is typically fast (t(1/2)&lt;or=5 min for central metabolites in Escherichia coli), variations on this approach can effectively probe dynamically changing metabolic fluxes. This protocol is exemplified using E. coli and nitrogen labeling, for which quantitative flux data for approximately 15 metabolites can be obtained over 3 d of work. Applications to adherent mammalian cells are also discussed.", "author" : [ { "dropping-particle" : "", "family" : "Yuan", "given" : "Jie", "non-dropping-particle" : "", "parse-names" : false, "suffix" : "" }, { "dropping-particle" : "", "family" : "Bennett", "given" : "Bryson D", "non-dropping-particle" : "", "parse-names" : false, "suffix" : "" }, { "dropping-particle" : "", "family" : "Rabinowitz", "given" : "Joshua D", "non-dropping-particle" : "", "parse-names" : false, "suffix" : "" } ], "container-title" : "Nature protocols", "id" : "ITEM-1", "issue" : "8", "issued" : { "date-parts" : [ [ "2008", "1" ] ] }, "page" : "1328-40", "title" : "Kinetic flux profiling for quantitation of cellular metabolic fluxes.", "type" : "article-journal", "volume" : "3" }, "uris" : [ "http://www.mendeley.com/documents/?uuid=806bd068-06fd-44e2-ac78-6dd773aed078" ] }, { "id" : "ITEM-2", "itemData" : { "DOI" : "10.1038/nbt.2489", "ISBN" : "doi:10.1038/nbt.2489", "ISSN" : "1546-1696", "PMID" : "23455438", "abstract" : "Recent data suggest that the majority of proteins bind specific metabolites and that such interactions are relevant to metabolic and gene regulation. However, there are no methods to systematically identify functional allosteric protein-metabolite interactions. Here we present an experimental and computational approach for using dynamic metabolite data to discover allosteric regulation that is relevant in vivo. By switching the culture conditions of Escherichia coli every 30 s between medium containing either pyruvate or (13)C-labeled fructose or glucose, we measured the reversal of flux through glycolysis pathways and observed rapid changes in metabolite concentration. We fit these data to a kinetic model of glycolysis and systematically tested the consequences of 126 putative allosteric interactions on metabolite dynamics. We identified allosteric interactions that govern the reversible switch between gluconeogenesis and glycolysis, including one by which pyruvate activates fructose-1,6-bisphosphatase. Thus, from large sets of putative allosteric interactions, our approach can identify the most likely ones and provide hypotheses about their function.", "author" : [ { "dropping-particle" : "", "family" : "Link", "given" : "Hannes", "non-dropping-particle" : "", "parse-names" : false, "suffix" : "" }, { "dropping-particle" : "", "family" : "Kochanowski", "given" : "Karl", "non-dropping-particle" : "", "parse-names" : false, "suffix" : "" }, { "dropping-particle" : "", "family" : "Sauer", "given" : "Uwe", "non-dropping-particle" : "", "parse-names" : false, "suffix" : "" } ], "container-title" : "Nature biotechnology", "id" : "ITEM-2", "issue" : "4", "issued" : { "date-parts" : [ [ "2013", "4", "3" ] ] }, "language" : "en", "page" : "357-61", "publisher" : "Nature Publishing Group", "title" : "Systematic identification of allosteric protein-metabolite interactions that control enzyme activity in vivo.", "type" : "article-journal", "volume" : "31" }, "uris" : [ "http://www.mendeley.com/documents/?uuid=dcd1f71a-8982-4973-a5f5-a95f7886aa9f" ] } ], "mendeley" : { "formattedCitation" : "(Yuan et al. 2008; Link et al. 2013)", "plainTextFormattedCitation" : "(Yuan et al. 2008; Link et al. 2013)", "previouslyFormattedCitation" : "(Yuan et al. 2008; Link et al. 2013)" }, "properties" : { "noteIndex" : 0 }, "schema" : "https://github.com/citation-style-language/schema/raw/master/csl-citation.json" }</w:instrText>
      </w:r>
      <w:r w:rsidR="000A19F7">
        <w:fldChar w:fldCharType="separate"/>
      </w:r>
      <w:r w:rsidR="000D3D68" w:rsidRPr="000D3D68">
        <w:rPr>
          <w:noProof/>
        </w:rPr>
        <w:t>(Yuan et al. 2008; Link et al. 2013)</w:t>
      </w:r>
      <w:r w:rsidR="000A19F7">
        <w:fldChar w:fldCharType="end"/>
      </w:r>
      <w:r w:rsidR="000A19F7">
        <w:t xml:space="preserve"> </w:t>
      </w:r>
      <w:r w:rsidR="001B2C6E">
        <w:t xml:space="preserve">and followed the dynamics </w:t>
      </w:r>
      <w:r w:rsidR="00EC7ABE">
        <w:t xml:space="preserve">of 30 intracellular metabolites </w:t>
      </w:r>
      <w:r w:rsidR="001B2C6E">
        <w:t>for up to 1 minute</w:t>
      </w:r>
      <w:r w:rsidR="000A19F7">
        <w:t>.</w:t>
      </w:r>
      <w:r w:rsidR="002F7C2A">
        <w:t xml:space="preserve"> </w:t>
      </w:r>
      <w:r w:rsidR="00D8505C">
        <w:t>The continuous increase of aconitate up to six-fold</w:t>
      </w:r>
      <w:r w:rsidR="008850CF">
        <w:t xml:space="preserve"> together with</w:t>
      </w:r>
      <w:r w:rsidR="00D8505C">
        <w:t xml:space="preserve"> the decrease of succinate, succinyl-CoA, and malate in the TCA cycle (Sup Fig 3) are consistent with the strong reduction of isocitrate dehydrogenase activity upon exposure to oxidative stress </w:t>
      </w:r>
      <w:r w:rsidR="00D8505C">
        <w:fldChar w:fldCharType="begin" w:fldLock="1"/>
      </w:r>
      <w:r w:rsidR="00D8505C">
        <w:instrText>ADDIN CSL_CITATION { "citationItems" : [ { "id" : "ITEM-1", "itemData" : { "DOI" : "10.1007/s00203-006-0153-1", "ISSN" : "0302-8933", "author" : [ { "dropping-particle" : "", "family" : "Murakami", "given" : "Keiko", "non-dropping-particle" : "", "parse-names" : false, "suffix" : "" }, { "dropping-particle" : "", "family" : "Tsubouchi", "given" : "Ryoko", "non-dropping-particle" : "", "parse-names" : false, "suffix" : "" }, { "dropping-particle" : "", "family" : "Fukayama", "given" : "Minoru", "non-dropping-particle" : "", "parse-names" : false, "suffix" : "" }, { "dropping-particle" : "", "family" : "Ogawa", "given" : "Tadashi", "non-dropping-particle" : "", "parse-names" : false, "suffix" : "" }, { "dropping-particle" : "", "family" : "Yoshino", "given" : "Masataka", "non-dropping-particle" : "", "parse-names" : false, "suffix" : "" } ], "container-title" : "Archives of Microbiology", "id" : "ITEM-1", "issue" : "5", "issued" : { "date-parts" : [ [ "2006", "11", "3" ] ] }, "page" : "385-392", "publisher" : "Springer-Verlag", "title" : "Oxidative inactivation of reduced NADP-generating enzymes in E. coli: iron-dependent inactivation with affinity cleavage of NADP-isocitrate dehydrogenase", "type" : "article-journal", "volume" : "186" }, "uris" : [ "http://www.mendeley.com/documents/?uuid=a1422dac-025f-37a3-aa6e-372fbe80f473" ] }, { "id" : "ITEM-2", "itemData" : { "DOI" : "10.1371/journal.pone.0025573", "ISSN" : "1932-6203", "author" : [ { "dropping-particle" : "", "family" : "Sandoval", "given" : "Juan M.", "non-dropping-particle" : "", "parse-names" : false, "suffix" : "" }, { "dropping-particle" : "", "family" : "Arenas", "given" : "Felipe A.", "non-dropping-particle" : "", "parse-names" : false, "suffix" : "" }, { "dropping-particle" : "", "family" : "V\u00e1squez", "given" : "Claudio C.", "non-dropping-particle" : "", "parse-names" : false, "suffix" : "" }, { "dropping-particle" : "", "family" : "Purwantini", "given" : "E", "non-dropping-particle" : "", "parse-names" : false, "suffix" : "" }, { "dropping-particle" : "", "family" : "Daniels", "given" : "L", "non-dropping-particle" : "", "parse-names" : false, "suffix" : "" } ], "container-title" : "PLoS ONE", "editor" : [ { "dropping-particle" : "", "family" : "Appanna", "given" : "Vasu D.", "non-dropping-particle" : "", "parse-names" : false, "suffix" : "" } ], "id" : "ITEM-2", "issue" : "9", "issued" : { "date-parts" : [ [ "2011", "9", "30" ] ] }, "page" : "e25573", "publisher" : "Cold Spring Harbor Laboratory Press", "title" : "Glucose-6-Phosphate Dehydrogenase Protects Escherichia coli from Tellurite-Mediated Oxidative Stress", "type" : "article-journal", "volume" : "6" }, "uris" : [ "http://www.mendeley.com/documents/?uuid=d4ea8db4-75a5-3a8d-955a-dc8333b5d6d8" ] } ], "mendeley" : { "formattedCitation" : "(Murakami et al. 2006; Sandoval et al. 2011)", "plainTextFormattedCitation" : "(Murakami et al. 2006; Sandoval et al. 2011)", "previouslyFormattedCitation" : "(Murakami et al. 2006; Sandoval et al. 2011)" }, "properties" : { "noteIndex" : 0 }, "schema" : "https://github.com/citation-style-language/schema/raw/master/csl-citation.json" }</w:instrText>
      </w:r>
      <w:r w:rsidR="00D8505C">
        <w:fldChar w:fldCharType="separate"/>
      </w:r>
      <w:r w:rsidR="00D8505C" w:rsidRPr="006C5CAC">
        <w:rPr>
          <w:noProof/>
        </w:rPr>
        <w:t>(Murakami et al. 2006; Sandoval et al. 2011)</w:t>
      </w:r>
      <w:r w:rsidR="00D8505C">
        <w:fldChar w:fldCharType="end"/>
      </w:r>
      <w:r w:rsidR="005A66B5">
        <w:t xml:space="preserve">, and the strong reduction in the redox cofactor NADPH level indicate its use in the cellular ROS </w:t>
      </w:r>
      <w:r w:rsidR="00667C93">
        <w:t>defense</w:t>
      </w:r>
      <w:r w:rsidR="005A66B5">
        <w:t xml:space="preserve">  (Fig 2A)</w:t>
      </w:r>
      <w:r w:rsidR="00D8505C">
        <w:t xml:space="preserve">. </w:t>
      </w:r>
      <w:r w:rsidR="002D464E">
        <w:t xml:space="preserve">Most </w:t>
      </w:r>
      <w:r w:rsidR="00CF19CE">
        <w:t>PP pathway intermediates responded maximally</w:t>
      </w:r>
      <w:r w:rsidR="002D464E">
        <w:t xml:space="preserve"> </w:t>
      </w:r>
      <w:r w:rsidR="002D464E">
        <w:rPr>
          <w:color w:val="000000" w:themeColor="text1"/>
        </w:rPr>
        <w:t xml:space="preserve">already within 5 seconds of </w:t>
      </w:r>
      <w:r w:rsidR="002D464E">
        <w:rPr>
          <w:rFonts w:cs="Arial"/>
          <w:shd w:val="clear" w:color="auto" w:fill="FFFFFF"/>
        </w:rPr>
        <w:t>H</w:t>
      </w:r>
      <w:r w:rsidR="002D464E" w:rsidRPr="008D2288">
        <w:rPr>
          <w:rFonts w:cs="Arial"/>
          <w:shd w:val="clear" w:color="auto" w:fill="FFFFFF"/>
          <w:vertAlign w:val="subscript"/>
        </w:rPr>
        <w:t>2</w:t>
      </w:r>
      <w:r w:rsidR="002D464E">
        <w:rPr>
          <w:rFonts w:cs="Arial"/>
          <w:shd w:val="clear" w:color="auto" w:fill="FFFFFF"/>
        </w:rPr>
        <w:t>O</w:t>
      </w:r>
      <w:r w:rsidR="002D464E" w:rsidRPr="008D2288">
        <w:rPr>
          <w:rFonts w:cs="Arial"/>
          <w:shd w:val="clear" w:color="auto" w:fill="FFFFFF"/>
          <w:vertAlign w:val="subscript"/>
        </w:rPr>
        <w:t>2</w:t>
      </w:r>
      <w:r w:rsidR="002D464E">
        <w:rPr>
          <w:color w:val="000000" w:themeColor="text1"/>
        </w:rPr>
        <w:t xml:space="preserve"> exposure</w:t>
      </w:r>
      <w:r w:rsidR="00D8505C">
        <w:rPr>
          <w:color w:val="000000" w:themeColor="text1"/>
        </w:rPr>
        <w:t xml:space="preserve"> and well ahead of glycolytic intermediates </w:t>
      </w:r>
      <w:r w:rsidR="002D464E">
        <w:t>(Fig 2A)</w:t>
      </w:r>
      <w:r w:rsidR="00E94272">
        <w:t xml:space="preserve">. </w:t>
      </w:r>
      <w:r w:rsidR="003A154F">
        <w:t>In glycolysis</w:t>
      </w:r>
      <w:r w:rsidR="000B1702">
        <w:t xml:space="preserve"> hexose phosphates levels </w:t>
      </w:r>
      <w:r w:rsidR="00D8505C">
        <w:t>remained constant</w:t>
      </w:r>
      <w:r w:rsidR="000B1702">
        <w:t xml:space="preserve">, </w:t>
      </w:r>
      <w:r w:rsidR="003A154F">
        <w:t xml:space="preserve">but </w:t>
      </w:r>
      <w:r w:rsidR="002F2164">
        <w:t>fructose</w:t>
      </w:r>
      <w:r w:rsidR="000B1702">
        <w:t xml:space="preserve">-1,6 bisphosphate (FBP) </w:t>
      </w:r>
      <w:r w:rsidR="00D8505C">
        <w:t>and</w:t>
      </w:r>
      <w:r w:rsidR="000B1702">
        <w:t xml:space="preserve"> phosphoenolpyruvate (PEP</w:t>
      </w:r>
      <w:r w:rsidR="00D8505C">
        <w:t xml:space="preserve">) </w:t>
      </w:r>
      <w:r w:rsidR="003A154F">
        <w:t xml:space="preserve">gradually increased and decreased </w:t>
      </w:r>
      <w:r w:rsidR="00D8505C">
        <w:t>in the first 30 seconds</w:t>
      </w:r>
      <w:r w:rsidR="003A154F">
        <w:t>, respectively</w:t>
      </w:r>
      <w:r w:rsidR="000438BA">
        <w:t xml:space="preserve">. </w:t>
      </w:r>
      <w:r w:rsidR="000B1702">
        <w:t xml:space="preserve">The </w:t>
      </w:r>
      <w:r w:rsidR="003A154F">
        <w:t>most rapid response</w:t>
      </w:r>
      <w:r w:rsidR="000B1702">
        <w:t xml:space="preserve"> </w:t>
      </w:r>
      <w:r w:rsidR="004F6E08">
        <w:t xml:space="preserve">within 5 seconds </w:t>
      </w:r>
      <w:r w:rsidR="000B1702">
        <w:t xml:space="preserve">was </w:t>
      </w:r>
      <w:r w:rsidR="004F6E08">
        <w:t xml:space="preserve">observed for all PP pathway intermediates, most pronounced for </w:t>
      </w:r>
      <w:r w:rsidR="002E120E">
        <w:t xml:space="preserve"> </w:t>
      </w:r>
      <w:r w:rsidR="000B1702">
        <w:t>6-phosphogluconate (6PG)</w:t>
      </w:r>
      <w:r w:rsidR="004F6E08">
        <w:t xml:space="preserve"> in</w:t>
      </w:r>
      <w:r w:rsidR="00E26874">
        <w:t xml:space="preserve"> the oxidative branch of </w:t>
      </w:r>
      <w:r w:rsidR="004F6E08">
        <w:t xml:space="preserve">the </w:t>
      </w:r>
      <w:r w:rsidR="00E26874">
        <w:t>PP pathway</w:t>
      </w:r>
      <w:r w:rsidR="000B1702">
        <w:t>.</w:t>
      </w:r>
      <w:r w:rsidR="00FD3F6A">
        <w:t xml:space="preserve"> </w:t>
      </w:r>
      <w:r w:rsidR="001F0479">
        <w:t xml:space="preserve">Increasing </w:t>
      </w:r>
      <w:r w:rsidR="00FD3F6A">
        <w:t xml:space="preserve">PP pathway </w:t>
      </w:r>
      <w:r w:rsidR="007A2D3E">
        <w:t>intermediate</w:t>
      </w:r>
      <w:r w:rsidR="00FD3F6A">
        <w:t xml:space="preserve"> and FBP</w:t>
      </w:r>
      <w:r w:rsidR="001F0479">
        <w:t xml:space="preserve"> levels </w:t>
      </w:r>
      <w:r w:rsidR="00FD3F6A">
        <w:t xml:space="preserve">and </w:t>
      </w:r>
      <w:r w:rsidR="001F0479">
        <w:t xml:space="preserve">decreasing </w:t>
      </w:r>
      <w:r w:rsidR="00FD3F6A">
        <w:t>PEP</w:t>
      </w:r>
      <w:r w:rsidR="001F0479">
        <w:t xml:space="preserve"> levels upon oxidative stress are consistent with observations from yeast and mammalian cells </w:t>
      </w:r>
      <w:r w:rsidR="001F0479">
        <w:fldChar w:fldCharType="begin" w:fldLock="1"/>
      </w:r>
      <w:r w:rsidR="001F0479">
        <w:instrText>ADDIN CSL_CITATION { "citationItems" : [ { "id" : "ITEM-1", "itemData" : { "DOI" : "10.1038/nbt0709-604", "ISSN" : "1546-1696", "PMID" : "19587661", "author" : [ { "dropping-particle" : "", "family" : "Ralser", "given" : "Markus", "non-dropping-particle" : "", "parse-names" : false, "suffix" : "" }, { "dropping-particle" : "", "family" : "Wamelink", "given" : "Mirjam M C", "non-dropping-particle" : "", "parse-names" : false, "suffix" : "" }, { "dropping-particle" : "", "family" : "Latkolik", "given" : "Simone", "non-dropping-particle" : "", "parse-names" : false, "suffix" : "" }, { "dropping-particle" : "", "family" : "Jansen", "given" : "Erwin E W", "non-dropping-particle" : "", "parse-names" : false, "suffix" : "" }, { "dropping-particle" : "", "family" : "Lehrach", "given" : "Hans", "non-dropping-particle" : "", "parse-names" : false, "suffix" : "" }, { "dropping-particle" : "", "family" : "Jakobs", "given" : "Cornelis", "non-dropping-particle" : "", "parse-names" : false, "suffix" : "" } ], "container-title" : "Nature biotechnology", "id" : "ITEM-1", "issue" : "7", "issued" : { "date-parts" : [ [ "2009", "7" ] ] }, "page" : "604-5", "publisher" : "Nature Publishing Group", "title" : "Metabolic reconfiguration precedes transcriptional regulation in the antioxidant response.", "title-short" : "Nat Biotech", "type" : "article-journal", "volume" : "27" }, "uris" : [ "http://www.mendeley.com/documents/?uuid=df7bc265-656b-4354-a418-d30a5382815b" ] }, { "id" : "ITEM-2", "itemData" : { "DOI" : "10.1016/j.molcel.2015.06.017", "ISSN" : "1097-4164", "PMID" : "26190262", "abstract" : "Integrity of human skin is endangered by exposure to\u00a0UV irradiation and chemical stressors, which can provoke a toxic production of reactive oxygen species (ROS) and oxidative damage. Since oxidation of proteins and metabolites occurs virtually instantaneously, immediate cellular countermeasures are pivotal to mitigate the negative implications of acute oxidative stress. We investigated the short-term metabolic response in human skin fibroblasts and keratinocytes to H2O2 and UV exposure. In time-resolved metabolomics experiments, we observed that within seconds after stress induction, glucose catabolism is routed to the oxidative pentose phosphate pathway (PPP) and nucleotide synthesis independent of previously postulated blocks in glycolysis (i.e., of GAPDH or PKM2). Through ultra-short (13)C labeling experiments, we provide evidence for multiple cycling of carbon backbones in the oxidative PPP, potentially maximizing NADPH reduction. The identified metabolic rerouting in oxidative and non-oxidative PPP has important physiological roles in stabilization of the redox balance and ROS clearance.", "author" : [ { "dropping-particle" : "", "family" : "Kuehne", "given" : "Andreas", "non-dropping-particle" : "", "parse-names" : false, "suffix" : "" }, { "dropping-particle" : "", "family" : "Emmert", "given" : "Hila", "non-dropping-particle" : "", "parse-names" : false, "suffix" : "" }, { "dropping-particle" : "", "family" : "Soehle", "given" : "Joern", "non-dropping-particle" : "", "parse-names" : false, "suffix" : "" }, { "dropping-particle" : "", "family" : "Winnefeld", "given" : "Marc", "non-dropping-particle" : "", "parse-names" : false, "suffix" : "" }, { "dropping-particle" : "", "family" : "Fischer", "given" : "Frank", "non-dropping-particle" : "", "parse-names" : false, "suffix" : "" }, { "dropping-particle" : "", "family" : "Wenck", "given" : "Horst", "non-dropping-particle" : "", "parse-names" : false, "suffix" : "" }, { "dropping-particle" : "", "family" : "Gallinat", "given" : "Stefan", "non-dropping-particle" : "", "parse-names" : false, "suffix" : "" }, { "dropping-particle" : "", "family" : "Terstegen", "given" : "Lara", "non-dropping-particle" : "", "parse-names" : false, "suffix" : "" }, { "dropping-particle" : "", "family" : "Lucius", "given" : "Ralph", "non-dropping-particle" : "", "parse-names" : false, "suffix" : "" }, { "dropping-particle" : "", "family" : "Hildebrand", "given" : "Janosch", "non-dropping-particle" : "", "parse-names" : false, "suffix" : "" }, { "dropping-particle" : "", "family" : "Zamboni", "given" : "Nicola", "non-dropping-particle" : "", "parse-names" : false, "suffix" : "" } ], "container-title" : "Molecular cell", "id" : "ITEM-2", "issued" : { "date-parts" : [ [ "2015", "7", "14" ] ] }, "language" : "English", "publisher" : "Elsevier", "title" : "Acute Activation of Oxidative Pentose Phosphate Pathway as First-Line Response to Oxidative Stress in Human Skin Cells.", "type" : "article-journal" }, "uris" : [ "http://www.mendeley.com/documents/?uuid=d6435a76-9b4a-4b65-8c4e-d4231b73b465" ] } ], "mendeley" : { "formattedCitation" : "(Ralser et al. 2009; Kuehne et al. 2015)", "plainTextFormattedCitation" : "(Ralser et al. 2009; Kuehne et al. 2015)", "previouslyFormattedCitation" : "(Ralser et al. 2009; Kuehne et al. 2015)" }, "properties" : { "noteIndex" : 0 }, "schema" : "https://github.com/citation-style-language/schema/raw/master/csl-citation.json" }</w:instrText>
      </w:r>
      <w:r w:rsidR="001F0479">
        <w:fldChar w:fldCharType="separate"/>
      </w:r>
      <w:r w:rsidR="001F0479" w:rsidRPr="003628E9">
        <w:rPr>
          <w:noProof/>
        </w:rPr>
        <w:t>(Ralser et al. 2009; Kuehne et al. 2015)</w:t>
      </w:r>
      <w:r w:rsidR="001F0479">
        <w:fldChar w:fldCharType="end"/>
      </w:r>
      <w:r w:rsidR="00FD3F6A">
        <w:t>.</w:t>
      </w:r>
      <w:r w:rsidR="00A15F65">
        <w:t xml:space="preserve"> </w:t>
      </w:r>
    </w:p>
    <w:p w14:paraId="05E0A70F" w14:textId="536B1947" w:rsidR="000A5C46" w:rsidRDefault="0051397F" w:rsidP="00EF7582">
      <w:r>
        <w:t xml:space="preserve">To </w:t>
      </w:r>
      <w:r w:rsidR="0095249A">
        <w:t>elucidate the</w:t>
      </w:r>
      <w:r>
        <w:t xml:space="preserve"> </w:t>
      </w:r>
      <w:r w:rsidR="0095249A">
        <w:t xml:space="preserve">oxidative stress-triggered </w:t>
      </w:r>
      <w:r>
        <w:t xml:space="preserve">flux changes </w:t>
      </w:r>
      <w:r w:rsidR="0095249A">
        <w:t>that underlie the rapid metabolite dynamics</w:t>
      </w:r>
      <w:r>
        <w:t xml:space="preserve">, we </w:t>
      </w:r>
      <w:r w:rsidR="0095249A">
        <w:t xml:space="preserve">repeated the experiment </w:t>
      </w:r>
      <w:r>
        <w:t xml:space="preserve">by </w:t>
      </w:r>
      <w:r w:rsidR="0095249A">
        <w:t xml:space="preserve">perfusing cells on the filter with </w:t>
      </w:r>
      <w:r>
        <w:rPr>
          <w:rFonts w:cs="Arial"/>
          <w:shd w:val="clear" w:color="auto" w:fill="FFFFFF"/>
        </w:rPr>
        <w:t>H</w:t>
      </w:r>
      <w:r w:rsidRPr="008D2288">
        <w:rPr>
          <w:rFonts w:cs="Arial"/>
          <w:shd w:val="clear" w:color="auto" w:fill="FFFFFF"/>
          <w:vertAlign w:val="subscript"/>
        </w:rPr>
        <w:t>2</w:t>
      </w:r>
      <w:r>
        <w:rPr>
          <w:rFonts w:cs="Arial"/>
          <w:shd w:val="clear" w:color="auto" w:fill="FFFFFF"/>
        </w:rPr>
        <w:t>O</w:t>
      </w:r>
      <w:r w:rsidRPr="008D2288">
        <w:rPr>
          <w:rFonts w:cs="Arial"/>
          <w:shd w:val="clear" w:color="auto" w:fill="FFFFFF"/>
          <w:vertAlign w:val="subscript"/>
        </w:rPr>
        <w:t>2</w:t>
      </w:r>
      <w:r w:rsidR="00D90C8F">
        <w:rPr>
          <w:rFonts w:cs="Arial"/>
          <w:shd w:val="clear" w:color="auto" w:fill="FFFFFF"/>
          <w:vertAlign w:val="subscript"/>
        </w:rPr>
        <w:t xml:space="preserve"> </w:t>
      </w:r>
      <w:r>
        <w:t>and</w:t>
      </w:r>
      <w:r w:rsidR="0095249A">
        <w:t xml:space="preserve"> [</w:t>
      </w:r>
      <w:r w:rsidR="0095249A" w:rsidRPr="0093422F">
        <w:t>1-</w:t>
      </w:r>
      <w:r w:rsidR="0095249A" w:rsidRPr="0051397F">
        <w:rPr>
          <w:vertAlign w:val="superscript"/>
        </w:rPr>
        <w:t>13</w:t>
      </w:r>
      <w:r w:rsidR="0095249A">
        <w:t xml:space="preserve">C]glucose and quantified </w:t>
      </w:r>
      <w:r w:rsidR="008B0A1E">
        <w:t xml:space="preserve"> </w:t>
      </w:r>
      <w:r w:rsidR="0095249A">
        <w:t>the dynamic isotope distribution</w:t>
      </w:r>
      <w:r w:rsidR="0093422F">
        <w:t xml:space="preserve"> by </w:t>
      </w:r>
      <w:r w:rsidR="0095249A">
        <w:t>LC-MS/MS</w:t>
      </w:r>
      <w:r w:rsidR="00B86603">
        <w:t xml:space="preserve"> </w:t>
      </w:r>
      <w:r w:rsidR="00B86603">
        <w:fldChar w:fldCharType="begin" w:fldLock="1"/>
      </w:r>
      <w:r w:rsidR="000D3D68">
        <w:instrText>ADDIN CSL_CITATION { "citationItems" : [ { "id" : "ITEM-1", "itemData" : { "DOI" : "10.1038/nbt.2489", "ISBN" : "doi:10.1038/nbt.2489", "ISSN" : "1546-1696", "PMID" : "23455438", "abstract" : "Recent data suggest that the majority of proteins bind specific metabolites and that such interactions are relevant to metabolic and gene regulation. However, there are no methods to systematically identify functional allosteric protein-metabolite interactions. Here we present an experimental and computational approach for using dynamic metabolite data to discover allosteric regulation that is relevant in vivo. By switching the culture conditions of Escherichia coli every 30 s between medium containing either pyruvate or (13)C-labeled fructose or glucose, we measured the reversal of flux through glycolysis pathways and observed rapid changes in metabolite concentration. We fit these data to a kinetic model of glycolysis and systematically tested the consequences of 126 putative allosteric interactions on metabolite dynamics. We identified allosteric interactions that govern the reversible switch between gluconeogenesis and glycolysis, including one by which pyruvate activates fructose-1,6-bisphosphatase. Thus, from large sets of putative allosteric interactions, our approach can identify the most likely ones and provide hypotheses about their function.", "author" : [ { "dropping-particle" : "", "family" : "Link", "given" : "Hannes", "non-dropping-particle" : "", "parse-names" : false, "suffix" : "" }, { "dropping-particle" : "", "family" : "Kochanowski", "given" : "Karl", "non-dropping-particle" : "", "parse-names" : false, "suffix" : "" }, { "dropping-particle" : "", "family" : "Sauer", "given" : "Uwe", "non-dropping-particle" : "", "parse-names" : false, "suffix" : "" } ], "container-title" : "Nature biotechnology", "id" : "ITEM-1", "issue" : "4", "issued" : { "date-parts" : [ [ "2013", "4", "3" ] ] }, "language" : "en", "page" : "357-61", "publisher" : "Nature Publishing Group", "title" : "Systematic identification of allosteric protein-metabolite interactions that control enzyme activity in vivo.", "type" : "article-journal", "volume" : "31" }, "uris" : [ "http://www.mendeley.com/documents/?uuid=dcd1f71a-8982-4973-a5f5-a95f7886aa9f" ] } ], "mendeley" : { "formattedCitation" : "(Link et al. 2013)", "plainTextFormattedCitation" : "(Link et al. 2013)", "previouslyFormattedCitation" : "(Link et al. 2013)" }, "properties" : { "noteIndex" : 0 }, "schema" : "https://github.com/citation-style-language/schema/raw/master/csl-citation.json" }</w:instrText>
      </w:r>
      <w:r w:rsidR="00B86603">
        <w:fldChar w:fldCharType="separate"/>
      </w:r>
      <w:r w:rsidR="000D3D68" w:rsidRPr="000D3D68">
        <w:rPr>
          <w:noProof/>
        </w:rPr>
        <w:t>(Link et al. 2013)</w:t>
      </w:r>
      <w:r w:rsidR="00B86603">
        <w:fldChar w:fldCharType="end"/>
      </w:r>
      <w:r w:rsidR="0095249A">
        <w:t>.</w:t>
      </w:r>
      <w:r w:rsidR="0093422F">
        <w:t xml:space="preserve"> </w:t>
      </w:r>
      <w:r w:rsidR="0095249A">
        <w:t>T</w:t>
      </w:r>
      <w:r w:rsidR="0093422F">
        <w:t>he relative change of flux through the PP pathway</w:t>
      </w:r>
      <w:r w:rsidR="0095249A">
        <w:t xml:space="preserve"> was estimated</w:t>
      </w:r>
      <w:r w:rsidR="00DD0EAD">
        <w:t xml:space="preserve"> from the ratio of</w:t>
      </w:r>
      <w:r w:rsidR="0093422F">
        <w:t xml:space="preserve"> </w:t>
      </w:r>
      <w:r w:rsidR="009C6408">
        <w:t xml:space="preserve">unlabeled </w:t>
      </w:r>
      <w:r w:rsidR="00DD0EAD">
        <w:t xml:space="preserve">versus </w:t>
      </w:r>
      <w:r w:rsidR="009C6408">
        <w:t xml:space="preserve">labeled </w:t>
      </w:r>
      <w:r w:rsidR="0093422F">
        <w:t>fructose-6-phosphate</w:t>
      </w:r>
      <w:r w:rsidR="002B3F9C">
        <w:t xml:space="preserve"> (F6P). </w:t>
      </w:r>
      <w:r w:rsidR="00DD0EAD">
        <w:t>Since the C-1 of glucose is liberated as CO</w:t>
      </w:r>
      <w:r w:rsidR="00DD0EAD" w:rsidRPr="006B786D">
        <w:rPr>
          <w:vertAlign w:val="subscript"/>
        </w:rPr>
        <w:t>2</w:t>
      </w:r>
      <w:r w:rsidR="00DD0EAD">
        <w:t xml:space="preserve"> in the oxidative </w:t>
      </w:r>
      <w:r w:rsidR="002B3F9C">
        <w:t xml:space="preserve"> PP pathway</w:t>
      </w:r>
      <w:r w:rsidR="00DD0EAD">
        <w:t xml:space="preserve">, increasing proportions of PP pathway flux relative to glycolysis will lead to a dilution of </w:t>
      </w:r>
      <w:r w:rsidR="002B3F9C">
        <w:t>F6P labeled at position 1</w:t>
      </w:r>
      <w:r w:rsidR="00DD0EAD">
        <w:t xml:space="preserve"> with unlabeled F6P </w:t>
      </w:r>
      <w:r w:rsidR="002B3F9C">
        <w:t xml:space="preserve">(Fig 2B). </w:t>
      </w:r>
      <w:r w:rsidR="00DD0EAD">
        <w:t>During unstressed</w:t>
      </w:r>
      <w:r w:rsidR="003055D1">
        <w:t xml:space="preserve"> growth</w:t>
      </w:r>
      <w:r w:rsidR="00DD0EAD">
        <w:t xml:space="preserve"> </w:t>
      </w:r>
      <w:r w:rsidR="000D5F06">
        <w:t xml:space="preserve">approximately 13% </w:t>
      </w:r>
      <w:r w:rsidR="00DD0EAD">
        <w:t xml:space="preserve">of glucose catabolism is </w:t>
      </w:r>
      <w:r w:rsidR="000D5F06">
        <w:t xml:space="preserve">through </w:t>
      </w:r>
      <w:r w:rsidR="0003280D">
        <w:t xml:space="preserve">the </w:t>
      </w:r>
      <w:r w:rsidR="000D5F06">
        <w:t>PP pathway</w:t>
      </w:r>
      <w:r w:rsidR="001E6ED1">
        <w:t xml:space="preserve"> and increases</w:t>
      </w:r>
      <w:r w:rsidR="003055D1">
        <w:t xml:space="preserve"> </w:t>
      </w:r>
      <w:r w:rsidR="001E6ED1">
        <w:t xml:space="preserve">to </w:t>
      </w:r>
      <w:r w:rsidR="003055D1">
        <w:t xml:space="preserve">35% </w:t>
      </w:r>
      <w:r w:rsidR="001E6ED1">
        <w:t xml:space="preserve">about </w:t>
      </w:r>
      <w:r w:rsidR="003055D1">
        <w:t>one minute</w:t>
      </w:r>
      <w:r w:rsidR="00F87814">
        <w:t xml:space="preserve"> </w:t>
      </w:r>
      <w:r w:rsidR="001E6ED1">
        <w:t xml:space="preserve">after oxidative stress </w:t>
      </w:r>
      <w:r w:rsidR="00F87814">
        <w:t>(Fig 2B)</w:t>
      </w:r>
      <w:r w:rsidR="003055D1">
        <w:t xml:space="preserve">. </w:t>
      </w:r>
      <w:r w:rsidR="00DC533A">
        <w:t xml:space="preserve">A similarily strong and rapid PP pathway flux increase for rapid regeneration of NADPH to fuel the glutathione system has been reported in other organisms </w:t>
      </w:r>
      <w:r w:rsidR="00DC533A">
        <w:fldChar w:fldCharType="begin" w:fldLock="1"/>
      </w:r>
      <w:r w:rsidR="00DC533A">
        <w:instrText>ADDIN CSL_CITATION { "citationItems" : [ { "id" : "ITEM-1", "itemData" : { "DOI" : "10.1186/1752-0509-4-122", "ISSN" : "1752-0509", "PMID" : "20809933", "abstract" : "BACKGROUND: The cellular responses of bacteria to superoxide stress can be used to model adaptation to severe environmental changes. Superoxide stress promotes the excessive production of reactive oxygen species (ROS) that have detrimental effects on cell metabolic and other physiological activities. To antagonize such effects, the cell needs to regulate a range of metabolic reactions in a coordinated way, so that coherent metabolic responses are generated by the cellular metabolic reaction network as a whole. In the present study, we have used a quantitative metabolic flux analysis approach, together with measurement of gene expression and activity of key enzymes, to investigate changes in central carbon metabolism that occur in Escherichia coli in response to paraquat-induced superoxide stress. The cellular regulatory mechanisms involved in the observed global flux changes are discussed.\n\nRESULTS: Flux analysis based on nuclear magnetic resonance (NMR) and mass spectroscopy (MS) measurements and computation provided quantitative results on the metabolic fluxes redistribution of the E. coli central carbon network under paraquat-induced oxidative stress. The metabolic fluxes of the glycolytic pathway were redirected to the pentose phosphate pathway (PP pathway). The production of acetate increased significantly, the fluxes associated with the TCA cycle decreased, and the fluxes in the glyoxylate shunt increased in response to oxidative stress. These global flux changes resulted in an increased ratio of NADPH:NADH and in the accumulation of \u03b1-ketoglutarate.\n\nCONCLUSIONS: Metabolic flux analysis provided a quantitative and global picture of responses of the E. coli central carbon metabolic network to oxidative stress. Systematic adjustments of cellular physiological state clearly occurred in response to changes in metabolic fluxes induced by oxidative stress. Quantitative flux analysis therefore could reveal the physiological state of the cell at the systems level and is a useful complement to molecular systems approaches, such as proteomics and transcription analyses.", "author" : [ { "dropping-particle" : "", "family" : "Rui", "given" : "Bin", "non-dropping-particle" : "", "parse-names" : false, "suffix" : "" }, { "dropping-particle" : "", "family" : "Shen", "given" : "Tie", "non-dropping-particle" : "", "parse-names" : false, "suffix" : "" }, { "dropping-particle" : "", "family" : "Zhou", "given" : "Hong", "non-dropping-particle" : "", "parse-names" : false, "suffix" : "" }, { "dropping-particle" : "", "family" : "Liu", "given" : "Jianping", "non-dropping-particle" : "", "parse-names" : false, "suffix" : "" }, { "dropping-particle" : "", "family" : "Chen", "given" : "Jiusheng", "non-dropping-particle" : "", "parse-names" : false, "suffix" : "" }, { "dropping-particle" : "", "family" : "Pan", "given" : "Xiaosong", "non-dropping-particle" : "", "parse-names" : false, "suffix" : "" }, { "dropping-particle" : "", "family" : "Liu", "given" : "Haiyan", "non-dropping-particle" : "", "parse-names" : false, "suffix" : "" }, { "dropping-particle" : "", "family" : "Wu", "given" : "Jihui", "non-dropping-particle" : "", "parse-names" : false, "suffix" : "" }, { "dropping-particle" : "", "family" : "Zheng", "given" : "Haoran", "non-dropping-particle" : "", "parse-names" : false, "suffix" : "" }, { "dropping-particle" : "", "family" : "Shi", "given" : "Yunyu", "non-dropping-particle" : "", "parse-names" : false, "suffix" : "" } ], "container-title" : "BMC systems biology", "id" : "ITEM-1", "issued" : { "date-parts" : [ [ "2010", "1" ] ] }, "page" : "122", "title" : "A systematic investigation of Escherichia coli central carbon metabolism in response to superoxide stress.", "type" : "article-journal", "volume" : "4" }, "uris" : [ "http://www.mendeley.com/documents/?uuid=9c5749a1-8e06-46c7-83e3-06d65dbf0971" ] }, { "id" : "ITEM-2", "itemData" : { "DOI" : "10.1016/j.molcel.2015.06.017", "ISSN" : "1097-4164", "PMID" : "26190262", "abstract" : "Integrity of human skin is endangered by exposure to\u00a0UV irradiation and chemical stressors, which can provoke a toxic production of reactive oxygen species (ROS) and oxidative damage. Since oxidation of proteins and metabolites occurs virtually instantaneously, immediate cellular countermeasures are pivotal to mitigate the negative implications of acute oxidative stress. We investigated the short-term metabolic response in human skin fibroblasts and keratinocytes to H2O2 and UV exposure. In time-resolved metabolomics experiments, we observed that within seconds after stress induction, glucose catabolism is routed to the oxidative pentose phosphate pathway (PPP) and nucleotide synthesis independent of previously postulated blocks in glycolysis (i.e., of GAPDH or PKM2). Through ultra-short (13)C labeling experiments, we provide evidence for multiple cycling of carbon backbones in the oxidative PPP, potentially maximizing NADPH reduction. The identified metabolic rerouting in oxidative and non-oxidative PPP has important physiological roles in stabilization of the redox balance and ROS clearance.", "author" : [ { "dropping-particle" : "", "family" : "Kuehne", "given" : "Andreas", "non-dropping-particle" : "", "parse-names" : false, "suffix" : "" }, { "dropping-particle" : "", "family" : "Emmert", "given" : "Hila", "non-dropping-particle" : "", "parse-names" : false, "suffix" : "" }, { "dropping-particle" : "", "family" : "Soehle", "given" : "Joern", "non-dropping-particle" : "", "parse-names" : false, "suffix" : "" }, { "dropping-particle" : "", "family" : "Winnefeld", "given" : "Marc", "non-dropping-particle" : "", "parse-names" : false, "suffix" : "" }, { "dropping-particle" : "", "family" : "Fischer", "given" : "Frank", "non-dropping-particle" : "", "parse-names" : false, "suffix" : "" }, { "dropping-particle" : "", "family" : "Wenck", "given" : "Horst", "non-dropping-particle" : "", "parse-names" : false, "suffix" : "" }, { "dropping-particle" : "", "family" : "Gallinat", "given" : "Stefan", "non-dropping-particle" : "", "parse-names" : false, "suffix" : "" }, { "dropping-particle" : "", "family" : "Terstegen", "given" : "Lara", "non-dropping-particle" : "", "parse-names" : false, "suffix" : "" }, { "dropping-particle" : "", "family" : "Lucius", "given" : "Ralph", "non-dropping-particle" : "", "parse-names" : false, "suffix" : "" }, { "dropping-particle" : "", "family" : "Hildebrand", "given" : "Janosch", "non-dropping-particle" : "", "parse-names" : false, "suffix" : "" }, { "dropping-particle" : "", "family" : "Zamboni", "given" : "Nicola", "non-dropping-particle" : "", "parse-names" : false, "suffix" : "" } ], "container-title" : "Molecular cell", "id" : "ITEM-2", "issued" : { "date-parts" : [ [ "2015", "7", "14" ] ] }, "language" : "English", "publisher" : "Elsevier", "title" : "Acute Activation of Oxidative Pentose Phosphate Pathway as First-Line Response to Oxidative Stress in Human Skin Cells.", "type" : "article-journal" }, "uris" : [ "http://www.mendeley.com/documents/?uuid=d6435a76-9b4a-4b65-8c4e-d4231b73b465" ] } ], "mendeley" : { "formattedCitation" : "(Rui et al. 2010b; Kuehne et al. 2015)", "plainTextFormattedCitation" : "(Rui et al. 2010b; Kuehne et al. 2015)", "previouslyFormattedCitation" : "(Rui et al. 2010b; Kuehne et al. 2015)" }, "properties" : { "noteIndex" : 0 }, "schema" : "https://github.com/citation-style-language/schema/raw/master/csl-citation.json" }</w:instrText>
      </w:r>
      <w:r w:rsidR="00DC533A">
        <w:fldChar w:fldCharType="separate"/>
      </w:r>
      <w:r w:rsidR="00DC533A" w:rsidRPr="003628E9">
        <w:rPr>
          <w:noProof/>
        </w:rPr>
        <w:t>(Rui et al. 2010b; Kuehne et al. 2015)</w:t>
      </w:r>
      <w:r w:rsidR="00DC533A">
        <w:fldChar w:fldCharType="end"/>
      </w:r>
      <w:r w:rsidR="00DC533A">
        <w:t xml:space="preserve">. </w:t>
      </w:r>
      <w:r w:rsidR="000555F6">
        <w:t>This</w:t>
      </w:r>
      <w:r w:rsidR="001E6ED1">
        <w:t xml:space="preserve"> flux rerouting </w:t>
      </w:r>
      <w:r w:rsidR="000555F6">
        <w:t>occurs well before</w:t>
      </w:r>
      <w:r w:rsidR="001E6ED1">
        <w:t xml:space="preserve"> </w:t>
      </w:r>
      <w:r w:rsidR="000555F6" w:rsidRPr="006B786D">
        <w:rPr>
          <w:i/>
        </w:rPr>
        <w:t>E. coli</w:t>
      </w:r>
      <w:r w:rsidR="000555F6">
        <w:t xml:space="preserve"> can change</w:t>
      </w:r>
      <w:r w:rsidR="001E6ED1">
        <w:t xml:space="preserve"> enzyme abundance, and hence suggests either substrate </w:t>
      </w:r>
      <w:r w:rsidR="000555F6">
        <w:t>or allosteric regulation</w:t>
      </w:r>
      <w:r w:rsidR="001E6ED1">
        <w:t>.</w:t>
      </w:r>
      <w:r w:rsidR="007D2959">
        <w:t xml:space="preserve"> </w:t>
      </w:r>
      <w:r w:rsidR="000555F6">
        <w:t xml:space="preserve">Since hexose phosphate levels remain constant during this timeframe, the previously postulated block in glycolytic flux and substrate-mediated overflow into the PP pathways </w:t>
      </w:r>
      <w:r w:rsidR="00666A10">
        <w:fldChar w:fldCharType="begin" w:fldLock="1"/>
      </w:r>
      <w:r w:rsidR="000D3D68">
        <w:instrText>ADDIN CSL_CITATION { "citationItems" : [ { "id" : "ITEM-1", "itemData" : { "DOI" : "10.1186/jbiol61", "ISSN" : "1475-4924", "PMID" : "18154684", "abstract" : "BACKGROUND: Eukaryotic cells have evolved various response mechanisms to counteract the deleterious consequences of oxidative stress. Among these processes, metabolic alterations seem to play an important role.\n\nRESULTS: We recently discovered that yeast cells with reduced activity of the key glycolytic enzyme triosephosphate isomerase exhibit an increased resistance to the thiol-oxidizing reagent diamide. Here we show that this phenotype is conserved in Caenorhabditis elegans and that the underlying mechanism is based on a redirection of the metabolic flux from glycolysis to the pentose phosphate pathway, altering the redox equilibrium of the cytoplasmic NADP(H) pool. Remarkably, another key glycolytic enzyme, glyceraldehyde-3-phosphate dehydrogenase (GAPDH), is known to be inactivated in response to various oxidant treatments, and we show that this provokes a similar redirection of the metabolic flux.\n\nCONCLUSION: The naturally occurring inactivation of GAPDH functions as a metabolic switch for rerouting the carbohydrate flux to counteract oxidative stress. As a consequence, altering the homoeostasis of cytoplasmic metabolites is a fundamental mechanism for balancing the redox state of eukaryotic cells under stress conditions.", "author" : [ { "dropping-particle" : "", "family" : "Ralser", "given" : "Markus", "non-dropping-particle" : "", "parse-names" : false, "suffix" : "" }, { "dropping-particle" : "", "family" : "Wamelink", "given" : "Mirjam M", "non-dropping-particle" : "", "parse-names" : false, "suffix" : "" }, { "dropping-particle" : "", "family" : "Kowald", "given" : "Axel", "non-dropping-particle" : "", "parse-names" : false, "suffix" : "" }, { "dropping-particle" : "", "family" : "Gerisch", "given" : "Birgit", "non-dropping-particle" : "", "parse-names" : false, "suffix" : "" }, { "dropping-particle" : "", "family" : "Heeren", "given" : "Gino", "non-dropping-particle" : "", "parse-names" : false, "suffix" : "" }, { "dropping-particle" : "", "family" : "Struys", "given" : "Eduard A", "non-dropping-particle" : "", "parse-names" : false, "suffix" : "" }, { "dropping-particle" : "", "family" : "Klipp", "given" : "Edda", "non-dropping-particle" : "", "parse-names" : false, "suffix" : "" }, { "dropping-particle" : "", "family" : "Jakobs", "given" : "Cornelis", "non-dropping-particle" : "", "parse-names" : false, "suffix" : "" }, { "dropping-particle" : "", "family" : "Breitenbach", "given" : "Michael", "non-dropping-particle" : "", "parse-names" : false, "suffix" : "" }, { "dropping-particle" : "", "family" : "Lehrach", "given" : "Hans", "non-dropping-particle" : "", "parse-names" : false, "suffix" : "" }, { "dropping-particle" : "", "family" : "Krobitsch", "given" : "Sylvia", "non-dropping-particle" : "", "parse-names" : false, "suffix" : "" } ], "container-title" : "Journal of biology", "id" : "ITEM-1", "issue" : "4", "issued" : { "date-parts" : [ [ "2007", "1" ] ] }, "page" : "10", "title" : "Dynamic rerouting of the carbohydrate flux is key to counteracting oxidative stress.", "type" : "article-journal", "volume" : "6" }, "uris" : [ "http://www.mendeley.com/documents/?uuid=3961e3ec-dbc7-456c-98ab-1a62befb4ce3" ] } ], "mendeley" : { "formattedCitation" : "(Ralser et al. 2007a)", "plainTextFormattedCitation" : "(Ralser et al. 2007a)", "previouslyFormattedCitation" : "(Ralser et al. 2007a)" }, "properties" : { "noteIndex" : 0 }, "schema" : "https://github.com/citation-style-language/schema/raw/master/csl-citation.json" }</w:instrText>
      </w:r>
      <w:r w:rsidR="00666A10">
        <w:fldChar w:fldCharType="separate"/>
      </w:r>
      <w:r w:rsidR="00666A10" w:rsidRPr="00666A10">
        <w:rPr>
          <w:noProof/>
        </w:rPr>
        <w:t>(Ralser et al. 2007a)</w:t>
      </w:r>
      <w:r w:rsidR="00666A10">
        <w:fldChar w:fldCharType="end"/>
      </w:r>
      <w:r w:rsidR="00666A10">
        <w:t xml:space="preserve"> </w:t>
      </w:r>
      <w:r w:rsidR="00DC533A">
        <w:t>cannot be the only explanation and does not appear to be relevant for the immediate response</w:t>
      </w:r>
      <w:r w:rsidR="000555F6">
        <w:t xml:space="preserve">. </w:t>
      </w:r>
      <w:r w:rsidR="00DC533A">
        <w:t xml:space="preserve">Instead, our </w:t>
      </w:r>
      <w:r w:rsidR="009540E7">
        <w:t>result</w:t>
      </w:r>
      <w:r w:rsidR="0013616D">
        <w:t>s</w:t>
      </w:r>
      <w:r w:rsidR="005A6089">
        <w:t xml:space="preserve"> strongly </w:t>
      </w:r>
      <w:r w:rsidR="00DC533A">
        <w:t xml:space="preserve">suggest an </w:t>
      </w:r>
      <w:r w:rsidR="005F5F04">
        <w:t xml:space="preserve">increase </w:t>
      </w:r>
      <w:r w:rsidR="00DC533A">
        <w:t xml:space="preserve">of the PP pathway flux, which, in conclusion, means </w:t>
      </w:r>
      <w:r w:rsidR="005A6089">
        <w:t xml:space="preserve">that </w:t>
      </w:r>
      <w:r w:rsidR="00DC533A" w:rsidRPr="00BC7558">
        <w:rPr>
          <w:i/>
        </w:rPr>
        <w:t>E. coli</w:t>
      </w:r>
      <w:r w:rsidR="00DC533A">
        <w:t xml:space="preserve"> </w:t>
      </w:r>
      <w:r w:rsidR="005A6089">
        <w:t>do</w:t>
      </w:r>
      <w:r w:rsidR="00DC533A">
        <w:t>es</w:t>
      </w:r>
      <w:r w:rsidR="005A6089">
        <w:t xml:space="preserve"> not use the</w:t>
      </w:r>
      <w:r w:rsidR="000A0D04">
        <w:t xml:space="preserve"> full</w:t>
      </w:r>
      <w:r w:rsidR="005A6089">
        <w:t xml:space="preserve"> flux capacity of the oxidative PP pathway enzymes </w:t>
      </w:r>
      <w:r w:rsidR="00DC533A">
        <w:t xml:space="preserve">during growth on </w:t>
      </w:r>
      <w:r w:rsidR="00CC2950">
        <w:t>g</w:t>
      </w:r>
      <w:r w:rsidR="005A6089">
        <w:t>lucose</w:t>
      </w:r>
      <w:r w:rsidR="00A12797">
        <w:t xml:space="preserve">, something we </w:t>
      </w:r>
      <w:r w:rsidR="00A21048">
        <w:t xml:space="preserve">tested and </w:t>
      </w:r>
      <w:r w:rsidR="00A12797">
        <w:t xml:space="preserve">confirmed with </w:t>
      </w:r>
      <w:r w:rsidR="00A12797" w:rsidRPr="00A12797">
        <w:rPr>
          <w:i/>
        </w:rPr>
        <w:t>in vitro</w:t>
      </w:r>
      <w:r w:rsidR="00A12797">
        <w:t xml:space="preserve"> experiments</w:t>
      </w:r>
      <w:r w:rsidR="006B5F4C">
        <w:t xml:space="preserve"> (Supplementary Material, Sup. Fig. XX)</w:t>
      </w:r>
      <w:r w:rsidR="004F7D2E">
        <w:t xml:space="preserve">. This </w:t>
      </w:r>
      <w:r w:rsidR="000C796A">
        <w:t xml:space="preserve">result </w:t>
      </w:r>
      <w:r w:rsidR="004F7D2E">
        <w:t xml:space="preserve">is consistent with the discrepancy between </w:t>
      </w:r>
      <w:r w:rsidR="004F7D2E" w:rsidRPr="007B5D0B">
        <w:rPr>
          <w:i/>
        </w:rPr>
        <w:t>in vitro</w:t>
      </w:r>
      <w:r w:rsidR="004F7D2E">
        <w:t xml:space="preserve"> determined enzyme activities in the oxidative PP pathway </w:t>
      </w:r>
      <w:r w:rsidR="004F7D2E">
        <w:fldChar w:fldCharType="begin" w:fldLock="1"/>
      </w:r>
      <w:r w:rsidR="004F7D2E">
        <w:instrText>ADDIN CSL_CITATION { "citationItems" : [ { "id" : "ITEM-1", "itemData" : { "DOI" : "10.1128/JB.187.5.1581-1590.2005", "ISSN" : "0021-9193", "PMID" : "15716428", "abstract" : "The structurally conserved and ubiquitous pathways of central carbon metabolism provide building blocks and cofactors for the biosynthesis of cellular macromolecules. The relative uses of pathways and reactions, however, vary widely among species and depend upon conditions, and some are not used at all. Here we identify the network topology of glucose metabolism and its in vivo operation by quantification of intracellular carbon fluxes from 13C tracer experiments. Specifically, we investigated Agrobacterium tumefaciens, two pseudomonads, Sinorhizobium meliloti, Rhodobacter sphaeroides, Zymomonas mobilis, and Paracoccus versutus, which grow on glucose as the sole carbon source, represent fundamentally different metabolic lifestyles (aerobic, anaerobic, photoheterotrophic, and chemoheterotrophic), and are phylogenetically distinct (firmicutes, gamma-proteobacteria, and alpha-proteobacteria). Compared to those of the model bacteria Escherichia coli and Bacillus subtilis, metabolisms of the investigated species differed significantly in several respects: (i) the Entner-Doudoroff pathway was the almost exclusive catabolic route; (ii) the pentose phosphate pathway exhibited exclusively biosynthetic functions, in many cases also requiring flux through the nonoxidative branch; (iii) all aerobes exhibited fully respiratory metabolism without significant overflow metabolism; and (iv) all aerobes used the pyruvate bypass of the malate dehydrogenase reaction to a significant extent. Exclusively, Pseudomonas fluorescens converted most glucose extracellularly to gluconate and 2-ketogluconate. Overall, the results suggest that metabolic data from model species with extensive industrial and laboratory history are not representative of microbial metabolism, at least not quantitatively.", "author" : [ { "dropping-particle" : "", "family" : "Fuhrer", "given" : "Tobias", "non-dropping-particle" : "", "parse-names" : false, "suffix" : "" }, { "dropping-particle" : "", "family" : "Fischer", "given" : "Eliane", "non-dropping-particle" : "", "parse-names" : false, "suffix" : "" }, { "dropping-particle" : "", "family" : "Sauer", "given" : "Uwe", "non-dropping-particle" : "", "parse-names" : false, "suffix" : "" } ], "container-title" : "Journal of bacteriology", "id" : "ITEM-1", "issue" : "5", "issued" : { "date-parts" : [ [ "2005", "3" ] ] }, "page" : "1581-90", "publisher" : "American Society for Microbiology", "title" : "Experimental identification and quantification of glucose metabolism in seven bacterial species.", "type" : "article-journal", "volume" : "187" }, "uris" : [ "http://www.mendeley.com/documents/?uuid=1cfe8e11-3bbc-349c-a583-82f786472a12" ] }, { "id" : "ITEM-2", "itemData" : { "DOI" : "10.1074/jbc.M311657200", "ISSN" : "0021-9258", "PMID" : "14660605", "abstract" : "Pentose phosphate pathway and isocitrate dehydrogenase are generally considered to be the major sources of the anabolic reductant NADPH. As one of very few microbes, Escherichia coli contains two transhydrogenase isoforms with unknown physiological function that could potentially transfer electrons directly from NADH to NADP+ and vice versa. Using defined mutants and metabolic flux analysis, we identified the proton-translocating transhydrogenase PntAB as a major source of NADPH in E. coli. During standard aerobic batch growth on glucose, 35-45% of the NADPH that is required for biosynthesis was produced via PntAB, whereas pentose phosphate pathway and isocitrate dehydrogenase contributed 35-45% and 20-25%, respectively. The energy-independent transhydrogenase UdhA, in contrast, was essential for growth under metabolic conditions with excess NADPH formation, i.e. growth on acetate or in a phosphoglucose isomerase mutant that catabolized glucose through the pentose phosphate pathway. Thus, both isoforms have divergent physiological functions: energy-dependent reduction of NADP+ with NADH by PntAB and reoxidation of NADPH by UdhA. Expression appeared to be modulated by the redox state of cellular metabolism, because genetic and environmental manipulations that increased or decreased NADPH formation down-regulated pntA or udhA transcription, respectively. The two transhydrogenase isoforms provide E. coli primary metabolism with an extraordinary flexibility to cope with varying catabolic and anabolic demands, which raises two general questions: why do only a few bacteria contain both isoforms, and how do other organisms manage NADPH metabolism?", "author" : [ { "dropping-particle" : "", "family" : "Sauer", "given" : "Uwe", "non-dropping-particle" : "", "parse-names" : false, "suffix" : "" }, { "dropping-particle" : "", "family" : "Canonaco", "given" : "Fabrizio", "non-dropping-particle" : "", "parse-names" : false, "suffix" : "" }, { "dropping-particle" : "", "family" : "Heri", "given" : "Sylvia", "non-dropping-particle" : "", "parse-names" : false, "suffix" : "" }, { "dropping-particle" : "", "family" : "Perrenoud", "given" : "Annik", "non-dropping-particle" : "", "parse-names" : false, "suffix" : "" }, { "dropping-particle" : "", "family" : "Fischer", "given" : "Eliane", "non-dropping-particle" : "", "parse-names" : false, "suffix" : "" } ], "container-title" : "The Journal of biological chemistry", "id" : "ITEM-2", "issue" : "8", "issued" : { "date-parts" : [ [ "2004", "2", "20" ] ] }, "page" : "6613-9", "publisher" : "American Society for Biochemistry and Molecular Biology", "title" : "The soluble and membrane-bound transhydrogenases UdhA and PntAB have divergent functions in NADPH metabolism of Escherichia coli.", "type" : "article-journal", "volume" : "279" }, "uris" : [ "http://www.mendeley.com/documents/?uuid=f2f63ddb-6070-3f7f-aac1-ea02c57cbf26" ] } ], "mendeley" : { "formattedCitation" : "(Fuhrer et al. 2005; Sauer et al. 2004)", "plainTextFormattedCitation" : "(Fuhrer et al. 2005; Sauer et al. 2004)", "previouslyFormattedCitation" : "(Fuhrer et al. 2005; Sauer et al. 2004)" }, "properties" : { "noteIndex" : 0 }, "schema" : "https://github.com/citation-style-language/schema/raw/master/csl-citation.json" }</w:instrText>
      </w:r>
      <w:r w:rsidR="004F7D2E">
        <w:fldChar w:fldCharType="separate"/>
      </w:r>
      <w:r w:rsidR="004F7D2E" w:rsidRPr="00B86603">
        <w:rPr>
          <w:noProof/>
        </w:rPr>
        <w:t>(Fuhrer et al. 2005; Sauer et al. 2004)</w:t>
      </w:r>
      <w:r w:rsidR="004F7D2E">
        <w:fldChar w:fldCharType="end"/>
      </w:r>
      <w:r w:rsidR="004F7D2E">
        <w:t xml:space="preserve"> and the about 50% lower actual intracellular fluxes</w:t>
      </w:r>
      <w:r w:rsidR="00F34485">
        <w:t xml:space="preserve"> reported previously</w:t>
      </w:r>
      <w:r w:rsidR="004F7D2E">
        <w:t xml:space="preserve"> </w:t>
      </w:r>
      <w:r w:rsidR="000D3D68">
        <w:fldChar w:fldCharType="begin" w:fldLock="1"/>
      </w:r>
      <w:r w:rsidR="00577E51">
        <w:instrText>ADDIN CSL_CITATION { "citationItems" : [ { "id" : "ITEM-1", "itemData" : { "DOI" : "10.1128/JB.187.5.1581-1590.2005", "ISSN" : "0021-9193", "PMID" : "15716428", "abstract" : "The structurally conserved and ubiquitous pathways of central carbon metabolism provide building blocks and cofactors for the biosynthesis of cellular macromolecules. The relative uses of pathways and reactions, however, vary widely among species and depend upon conditions, and some are not used at all. Here we identify the network topology of glucose metabolism and its in vivo operation by quantification of intracellular carbon fluxes from 13C tracer experiments. Specifically, we investigated Agrobacterium tumefaciens, two pseudomonads, Sinorhizobium meliloti, Rhodobacter sphaeroides, Zymomonas mobilis, and Paracoccus versutus, which grow on glucose as the sole carbon source, represent fundamentally different metabolic lifestyles (aerobic, anaerobic, photoheterotrophic, and chemoheterotrophic), and are phylogenetically distinct (firmicutes, gamma-proteobacteria, and alpha-proteobacteria). Compared to those of the model bacteria Escherichia coli and Bacillus subtilis, metabolisms of the investigated species differed significantly in several respects: (i) the Entner-Doudoroff pathway was the almost exclusive catabolic route; (ii) the pentose phosphate pathway exhibited exclusively biosynthetic functions, in many cases also requiring flux through the nonoxidative branch; (iii) all aerobes exhibited fully respiratory metabolism without significant overflow metabolism; and (iv) all aerobes used the pyruvate bypass of the malate dehydrogenase reaction to a significant extent. Exclusively, Pseudomonas fluorescens converted most glucose extracellularly to gluconate and 2-ketogluconate. Overall, the results suggest that metabolic data from model species with extensive industrial and laboratory history are not representative of microbial metabolism, at least not quantitatively.", "author" : [ { "dropping-particle" : "", "family" : "Fuhrer", "given" : "Tobias", "non-dropping-particle" : "", "parse-names" : false, "suffix" : "" }, { "dropping-particle" : "", "family" : "Fischer", "given" : "Eliane", "non-dropping-particle" : "", "parse-names" : false, "suffix" : "" }, { "dropping-particle" : "", "family" : "Sauer", "given" : "Uwe", "non-dropping-particle" : "", "parse-names" : false, "suffix" : "" } ], "container-title" : "Journal of bacteriology", "id" : "ITEM-1", "issue" : "5", "issued" : { "date-parts" : [ [ "2005", "3" ] ] }, "page" : "1581-90", "publisher" : "American Society for Microbiology", "title" : "Experimental identification and quantification of glucose metabolism in seven bacterial species.", "type" : "article-journal", "volume" : "187" }, "uris" : [ "http://www.mendeley.com/documents/?uuid=1cfe8e11-3bbc-349c-a583-82f786472a12" ] }, { "id" : "ITEM-2", "itemData" : { "DOI" : "10.1074/jbc.M311657200", "ISSN" : "0021-9258", "PMID" : "14660605", "abstract" : "Pentose phosphate pathway and isocitrate dehydrogenase are generally considered to be the major sources of the anabolic reductant NADPH. As one of very few microbes, Escherichia coli contains two transhydrogenase isoforms with unknown physiological function that could potentially transfer electrons directly from NADH to NADP+ and vice versa. Using defined mutants and metabolic flux analysis, we identified the proton-translocating transhydrogenase PntAB as a major source of NADPH in E. coli. During standard aerobic batch growth on glucose, 35-45% of the NADPH that is required for biosynthesis was produced via PntAB, whereas pentose phosphate pathway and isocitrate dehydrogenase contributed 35-45% and 20-25%, respectively. The energy-independent transhydrogenase UdhA, in contrast, was essential for growth under metabolic conditions with excess NADPH formation, i.e. growth on acetate or in a phosphoglucose isomerase mutant that catabolized glucose through the pentose phosphate pathway. Thus, both isoforms have divergent physiological functions: energy-dependent reduction of NADP+ with NADH by PntAB and reoxidation of NADPH by UdhA. Expression appeared to be modulated by the redox state of cellular metabolism, because genetic and environmental manipulations that increased or decreased NADPH formation down-regulated pntA or udhA transcription, respectively. The two transhydrogenase isoforms provide E. coli primary metabolism with an extraordinary flexibility to cope with varying catabolic and anabolic demands, which raises two general questions: why do only a few bacteria contain both isoforms, and how do other organisms manage NADPH metabolism?", "author" : [ { "dropping-particle" : "", "family" : "Sauer", "given" : "Uwe", "non-dropping-particle" : "", "parse-names" : false, "suffix" : "" }, { "dropping-particle" : "", "family" : "Canonaco", "given" : "Fabrizio", "non-dropping-particle" : "", "parse-names" : false, "suffix" : "" }, { "dropping-particle" : "", "family" : "Heri", "given" : "Sylvia", "non-dropping-particle" : "", "parse-names" : false, "suffix" : "" }, { "dropping-particle" : "", "family" : "Perrenoud", "given" : "Annik", "non-dropping-particle" : "", "parse-names" : false, "suffix" : "" }, { "dropping-particle" : "", "family" : "Fischer", "given" : "Eliane", "non-dropping-particle" : "", "parse-names" : false, "suffix" : "" } ], "container-title" : "The Journal of biological chemistry", "id" : "ITEM-2", "issue" : "8", "issued" : { "date-parts" : [ [ "2004", "2", "20" ] ] }, "page" : "6613-9", "publisher" : "American Society for Biochemistry and Molecular Biology", "title" : "The soluble and membrane-bound transhydrogenases UdhA and PntAB have divergent functions in NADPH metabolism of Escherichia coli.", "type" : "article-journal", "volume" : "279" }, "uris" : [ "http://www.mendeley.com/documents/?uuid=f2f63ddb-6070-3f7f-aac1-ea02c57cbf26" ] }, { "id" : "ITEM-3", "itemData" : { "DOI" : "10.1016/j.cels.2015.09.008", "ISSN" : "24054712", "author" : [ { "dropping-particle" : "", "family" : "Gerosa", "given" : "Luca", "non-dropping-particle" : "", "parse-names" : false, "suffix" : "" }, { "dropping-particle" : "", "family" : "Haverkorn\u00a0van\u00a0Rijsewijk", "given" : "Bart\u00a0R.B.", "non-dropping-particle" : "", "parse-names" : false, "suffix" : "" }, { "dropping-particle" : "", "family" : "Christodoulou", "given" : "Dimitris", "non-dropping-particle" : "", "parse-names" : false, "suffix" : "" }, { "dropping-particle" : "", "family" : "Kochanowski", "given" : "Karl", "non-dropping-particle" : "", "parse-names" : false, "suffix" : "" }, { "dropping-particle" : "", "family" : "Schmidt", "given" : "Thomas\u00a0S.B.", "non-dropping-particle" : "", "parse-names" : false, "suffix" : "" }, { "dropping-particle" : "", "family" : "Noor", "given" : "Elad", "non-dropping-particle" : "", "parse-names" : false, "suffix" : "" }, { "dropping-particle" : "", "family" : "Sauer", "given" : "Uwe", "non-dropping-particle" : "", "parse-names" : false, "suffix" : "" } ], "container-title" : "Cell Systems", "id" : "ITEM-3", "issue" : "4", "issued" : { "date-parts" : [ [ "2015", "10" ] ] }, "language" : "English", "page" : "270-282", "publisher" : "Elsevier", "title" : "Pseudo-transition Analysis Identifies the Key Regulators of Dynamic Metabolic Adaptations from Steady-State Data", "type" : "article-journal", "volume" : "1" }, "uris" : [ "http://www.mendeley.com/documents/?uuid=480ca2e7-a070-47c6-8e14-2cd67d4c29a7" ] } ], "mendeley" : { "formattedCitation" : "(Fuhrer et al. 2005; Sauer et al. 2004; Gerosa et al. 2015)", "plainTextFormattedCitation" : "(Fuhrer et al. 2005; Sauer et al. 2004; Gerosa et al. 2015)", "previouslyFormattedCitation" : "(Fuhrer et al. 2005; Sauer et al. 2004; Gerosa et al. 2015)" }, "properties" : { "noteIndex" : 0 }, "schema" : "https://github.com/citation-style-language/schema/raw/master/csl-citation.json" }</w:instrText>
      </w:r>
      <w:r w:rsidR="000D3D68">
        <w:fldChar w:fldCharType="separate"/>
      </w:r>
      <w:r w:rsidR="000D3D68" w:rsidRPr="000D3D68">
        <w:rPr>
          <w:noProof/>
        </w:rPr>
        <w:t>(Fuhrer et al. 2005; Sauer et al. 2004; Gerosa et al. 2015)</w:t>
      </w:r>
      <w:r w:rsidR="000D3D68">
        <w:fldChar w:fldCharType="end"/>
      </w:r>
      <w:r w:rsidR="00AB6A17">
        <w:t xml:space="preserve"> </w:t>
      </w:r>
      <w:r w:rsidR="005A6089" w:rsidRPr="00925E8E">
        <w:rPr>
          <w:highlight w:val="lightGray"/>
        </w:rPr>
        <w:t>(</w:t>
      </w:r>
      <w:r w:rsidR="006B786D">
        <w:rPr>
          <w:highlight w:val="lightGray"/>
        </w:rPr>
        <w:t>a view that is</w:t>
      </w:r>
      <w:r w:rsidR="00F86349">
        <w:rPr>
          <w:highlight w:val="lightGray"/>
        </w:rPr>
        <w:t xml:space="preserve"> also</w:t>
      </w:r>
      <w:r w:rsidR="006B786D">
        <w:rPr>
          <w:highlight w:val="lightGray"/>
        </w:rPr>
        <w:t xml:space="preserve"> consistent</w:t>
      </w:r>
      <w:r w:rsidR="006B786D" w:rsidRPr="00925E8E">
        <w:rPr>
          <w:highlight w:val="lightGray"/>
        </w:rPr>
        <w:t xml:space="preserve"> </w:t>
      </w:r>
      <w:r w:rsidR="005A6089" w:rsidRPr="00925E8E">
        <w:rPr>
          <w:highlight w:val="lightGray"/>
        </w:rPr>
        <w:t>with recent findings [Davidi, in case it is out soon])</w:t>
      </w:r>
      <w:r w:rsidR="005A6089">
        <w:t xml:space="preserve">. </w:t>
      </w:r>
    </w:p>
    <w:p w14:paraId="473182AB" w14:textId="0B4D989B" w:rsidR="00094857" w:rsidRDefault="00C9739C" w:rsidP="00EF7582">
      <w:r>
        <w:rPr>
          <w:b/>
          <w:sz w:val="24"/>
          <w:szCs w:val="26"/>
        </w:rPr>
        <w:t xml:space="preserve">Model-based identification of mechanisms that enable </w:t>
      </w:r>
      <w:r w:rsidR="00094857">
        <w:rPr>
          <w:b/>
          <w:sz w:val="24"/>
          <w:szCs w:val="26"/>
        </w:rPr>
        <w:t>rapid adaptation</w:t>
      </w:r>
      <w:r w:rsidR="004F5269">
        <w:rPr>
          <w:b/>
          <w:sz w:val="24"/>
          <w:szCs w:val="26"/>
        </w:rPr>
        <w:t xml:space="preserve"> to </w:t>
      </w:r>
      <w:r>
        <w:rPr>
          <w:b/>
          <w:sz w:val="24"/>
          <w:szCs w:val="26"/>
        </w:rPr>
        <w:t xml:space="preserve">oxidative </w:t>
      </w:r>
      <w:r w:rsidR="004F5269">
        <w:rPr>
          <w:b/>
          <w:sz w:val="24"/>
          <w:szCs w:val="26"/>
        </w:rPr>
        <w:t>stress</w:t>
      </w:r>
    </w:p>
    <w:p w14:paraId="4C3CD11B" w14:textId="039A4D86" w:rsidR="00963E9C" w:rsidRDefault="006B786D" w:rsidP="00C05D50">
      <w:r>
        <w:t xml:space="preserve">How does </w:t>
      </w:r>
      <w:r w:rsidRPr="000B770E">
        <w:rPr>
          <w:i/>
        </w:rPr>
        <w:t>E. coli</w:t>
      </w:r>
      <w:r>
        <w:t xml:space="preserve"> rapidly mobilize this</w:t>
      </w:r>
      <w:r w:rsidR="00DC533A">
        <w:t xml:space="preserve"> “reserve </w:t>
      </w:r>
      <w:r>
        <w:t xml:space="preserve">flux </w:t>
      </w:r>
      <w:r w:rsidR="00DC533A">
        <w:t>capacity”</w:t>
      </w:r>
      <w:r>
        <w:t xml:space="preserve"> in the PP pathway?</w:t>
      </w:r>
      <w:r w:rsidR="00DC533A">
        <w:t xml:space="preserve"> </w:t>
      </w:r>
      <w:r>
        <w:t>To identify the mechanism,</w:t>
      </w:r>
      <w:r w:rsidR="00186B54">
        <w:t xml:space="preserve"> we </w:t>
      </w:r>
      <w:r w:rsidR="006A3952">
        <w:t>developed</w:t>
      </w:r>
      <w:r w:rsidR="00186B54">
        <w:t xml:space="preserve"> a </w:t>
      </w:r>
      <w:r>
        <w:t>12</w:t>
      </w:r>
      <w:r w:rsidR="00170F59">
        <w:t xml:space="preserve"> ordinary differential equation</w:t>
      </w:r>
      <w:r>
        <w:t xml:space="preserve"> </w:t>
      </w:r>
      <w:r w:rsidR="00186B54">
        <w:t xml:space="preserve">model of glycolysis and </w:t>
      </w:r>
      <w:r w:rsidR="00386046">
        <w:t>PP</w:t>
      </w:r>
      <w:r w:rsidR="00186B54">
        <w:t xml:space="preserve"> pathway</w:t>
      </w:r>
      <w:r>
        <w:t xml:space="preserve"> </w:t>
      </w:r>
      <w:r>
        <w:lastRenderedPageBreak/>
        <w:t>with 12 metabolites and 26 reactions that represents</w:t>
      </w:r>
      <w:r w:rsidR="00186B54">
        <w:t xml:space="preserve"> glutathione </w:t>
      </w:r>
      <w:r>
        <w:t xml:space="preserve">detoxification of ROS by the oxidation of NADPH </w:t>
      </w:r>
      <w:r w:rsidR="00186B54">
        <w:t xml:space="preserve">(Fig 1). </w:t>
      </w:r>
      <w:r>
        <w:t>Kinetics of</w:t>
      </w:r>
      <w:r w:rsidR="00D81CEF">
        <w:t xml:space="preserve"> reversible and irreversible reactions </w:t>
      </w:r>
      <w:r>
        <w:t xml:space="preserve">were </w:t>
      </w:r>
      <w:r w:rsidR="00D81CEF">
        <w:t>modeled with mass action and Mich</w:t>
      </w:r>
      <w:r w:rsidR="00E85C65">
        <w:t>aelis-Menten laws</w:t>
      </w:r>
      <w:r>
        <w:t>,</w:t>
      </w:r>
      <w:r w:rsidR="00E85C65">
        <w:t xml:space="preserve"> respectively. The binding constants (K</w:t>
      </w:r>
      <w:r w:rsidR="00E95695">
        <w:rPr>
          <w:vertAlign w:val="subscript"/>
        </w:rPr>
        <w:t>M</w:t>
      </w:r>
      <w:r w:rsidR="00E85C65">
        <w:t xml:space="preserve">) were randomly sampled </w:t>
      </w:r>
      <w:r>
        <w:t xml:space="preserve">in </w:t>
      </w:r>
      <w:r w:rsidR="00E85C65">
        <w:t xml:space="preserve">a </w:t>
      </w:r>
      <w:r>
        <w:t xml:space="preserve">0.1-10 </w:t>
      </w:r>
      <w:r w:rsidR="00E85C65">
        <w:t xml:space="preserve">range </w:t>
      </w:r>
      <w:r w:rsidR="00161D60">
        <w:t>around</w:t>
      </w:r>
      <w:r w:rsidR="00E85C65">
        <w:t xml:space="preserve"> their literature value</w:t>
      </w:r>
      <w:r w:rsidR="00EF426D">
        <w:t xml:space="preserve"> to account for potential </w:t>
      </w:r>
      <w:r w:rsidR="000D5B87">
        <w:t xml:space="preserve">parametric </w:t>
      </w:r>
      <w:r w:rsidR="00EF426D">
        <w:t>uncertainty,</w:t>
      </w:r>
      <w:r w:rsidR="00E85C65">
        <w:t xml:space="preserve"> and maximum reaction rates (V</w:t>
      </w:r>
      <w:r w:rsidR="00E85C65" w:rsidRPr="00B62DDA">
        <w:rPr>
          <w:vertAlign w:val="subscript"/>
        </w:rPr>
        <w:t>max</w:t>
      </w:r>
      <w:r w:rsidR="00E85C65">
        <w:t>) were calculated from flux distributions during steady state growth on glucose</w:t>
      </w:r>
      <w:r w:rsidR="00170F59">
        <w:t>,</w:t>
      </w:r>
      <w:r w:rsidR="00257B68">
        <w:t xml:space="preserve"> as was described</w:t>
      </w:r>
      <w:r w:rsidR="00286D92">
        <w:t xml:space="preserve"> </w:t>
      </w:r>
      <w:r>
        <w:t>before</w:t>
      </w:r>
      <w:r w:rsidR="00E92A6C">
        <w:t xml:space="preserve"> </w:t>
      </w:r>
      <w:r w:rsidR="000F141B">
        <w:fldChar w:fldCharType="begin" w:fldLock="1"/>
      </w:r>
      <w:r w:rsidR="000D3D68">
        <w:instrText>ADDIN CSL_CITATION { "citationItems" : [ { "id" : "ITEM-1", "itemData" : { "DOI" : "10.1038/nbt.2489", "ISBN" : "doi:10.1038/nbt.2489", "ISSN" : "1546-1696", "PMID" : "23455438", "abstract" : "Recent data suggest that the majority of proteins bind specific metabolites and that such interactions are relevant to metabolic and gene regulation. However, there are no methods to systematically identify functional allosteric protein-metabolite interactions. Here we present an experimental and computational approach for using dynamic metabolite data to discover allosteric regulation that is relevant in vivo. By switching the culture conditions of Escherichia coli every 30 s between medium containing either pyruvate or (13)C-labeled fructose or glucose, we measured the reversal of flux through glycolysis pathways and observed rapid changes in metabolite concentration. We fit these data to a kinetic model of glycolysis and systematically tested the consequences of 126 putative allosteric interactions on metabolite dynamics. We identified allosteric interactions that govern the reversible switch between gluconeogenesis and glycolysis, including one by which pyruvate activates fructose-1,6-bisphosphatase. Thus, from large sets of putative allosteric interactions, our approach can identify the most likely ones and provide hypotheses about their function.", "author" : [ { "dropping-particle" : "", "family" : "Link", "given" : "Hannes", "non-dropping-particle" : "", "parse-names" : false, "suffix" : "" }, { "dropping-particle" : "", "family" : "Kochanowski", "given" : "Karl", "non-dropping-particle" : "", "parse-names" : false, "suffix" : "" }, { "dropping-particle" : "", "family" : "Sauer", "given" : "Uwe", "non-dropping-particle" : "", "parse-names" : false, "suffix" : "" } ], "container-title" : "Nature biotechnology", "id" : "ITEM-1", "issue" : "4", "issued" : { "date-parts" : [ [ "2013", "4", "3" ] ] }, "language" : "en", "page" : "357-61", "publisher" : "Nature Publishing Group", "title" : "Systematic identification of allosteric protein-metabolite interactions that control enzyme activity in vivo.", "type" : "article-journal", "volume" : "31" }, "uris" : [ "http://www.mendeley.com/documents/?uuid=dcd1f71a-8982-4973-a5f5-a95f7886aa9f" ] } ], "mendeley" : { "formattedCitation" : "(Link et al. 2013)", "plainTextFormattedCitation" : "(Link et al. 2013)", "previouslyFormattedCitation" : "(Link et al. 2013)" }, "properties" : { "noteIndex" : 0 }, "schema" : "https://github.com/citation-style-language/schema/raw/master/csl-citation.json" }</w:instrText>
      </w:r>
      <w:r w:rsidR="000F141B">
        <w:fldChar w:fldCharType="separate"/>
      </w:r>
      <w:r w:rsidR="000D3D68" w:rsidRPr="000D3D68">
        <w:rPr>
          <w:noProof/>
        </w:rPr>
        <w:t>(Link et al. 2013)</w:t>
      </w:r>
      <w:r w:rsidR="000F141B">
        <w:fldChar w:fldCharType="end"/>
      </w:r>
      <w:r w:rsidRPr="006B786D">
        <w:t xml:space="preserve"> </w:t>
      </w:r>
      <w:r>
        <w:t>(Supplementary Material)</w:t>
      </w:r>
      <w:r w:rsidR="00E85C65">
        <w:t xml:space="preserve">. </w:t>
      </w:r>
      <w:r w:rsidR="000B770E">
        <w:t>If</w:t>
      </w:r>
      <w:r w:rsidR="00963E9C">
        <w:t xml:space="preserve"> inhib</w:t>
      </w:r>
      <w:r w:rsidR="008304BB">
        <w:t>ition of g</w:t>
      </w:r>
      <w:r w:rsidR="00963E9C">
        <w:t>lyceraldehyde 3-phosphate dehydrogenase</w:t>
      </w:r>
      <w:r w:rsidR="00101307">
        <w:t xml:space="preserve"> (GAPDH)</w:t>
      </w:r>
      <w:r w:rsidR="00963E9C">
        <w:t xml:space="preserve"> </w:t>
      </w:r>
      <w:r w:rsidR="00170F59">
        <w:t>wa</w:t>
      </w:r>
      <w:r w:rsidR="00963E9C">
        <w:t xml:space="preserve">s </w:t>
      </w:r>
      <w:r w:rsidR="00EA7997">
        <w:t>sufficient</w:t>
      </w:r>
      <w:r w:rsidR="00963E9C">
        <w:t xml:space="preserve"> to explain metabolite dynamics and flux rerouting</w:t>
      </w:r>
      <w:r w:rsidR="000666A5">
        <w:t xml:space="preserve"> </w:t>
      </w:r>
      <w:r w:rsidR="00170F59">
        <w:fldChar w:fldCharType="begin" w:fldLock="1"/>
      </w:r>
      <w:r w:rsidR="00666A10">
        <w:instrText>ADDIN CSL_CITATION { "citationItems" : [ { "id" : "ITEM-1", "itemData" : { "DOI" : "10.1186/jbiol61", "ISSN" : "1475-4924", "PMID" : "18154684", "abstract" : "BACKGROUND: Eukaryotic cells have evolved various response mechanisms to counteract the deleterious consequences of oxidative stress. Among these processes, metabolic alterations seem to play an important role.\n\nRESULTS: We recently discovered that yeast cells with reduced activity of the key glycolytic enzyme triosephosphate isomerase exhibit an increased resistance to the thiol-oxidizing reagent diamide. Here we show that this phenotype is conserved in Caenorhabditis elegans and that the underlying mechanism is based on a redirection of the metabolic flux from glycolysis to the pentose phosphate pathway, altering the redox equilibrium of the cytoplasmic NADP(H) pool. Remarkably, another key glycolytic enzyme, glyceraldehyde-3-phosphate dehydrogenase (GAPDH), is known to be inactivated in response to various oxidant treatments, and we show that this provokes a similar redirection of the metabolic flux.\n\nCONCLUSION: The naturally occurring inactivation of GAPDH functions as a metabolic switch for rerouting the carbohydrate flux to counteract oxidative stress. As a consequence, altering the homoeostasis of cytoplasmic metabolites is a fundamental mechanism for balancing the redox state of eukaryotic cells under stress conditions.", "author" : [ { "dropping-particle" : "", "family" : "Ralser", "given" : "Markus", "non-dropping-particle" : "", "parse-names" : false, "suffix" : "" }, { "dropping-particle" : "", "family" : "Wamelink", "given" : "Mirjam M", "non-dropping-particle" : "", "parse-names" : false, "suffix" : "" }, { "dropping-particle" : "", "family" : "Kowald", "given" : "Axel", "non-dropping-particle" : "", "parse-names" : false, "suffix" : "" }, { "dropping-particle" : "", "family" : "Gerisch", "given" : "Birgit", "non-dropping-particle" : "", "parse-names" : false, "suffix" : "" }, { "dropping-particle" : "", "family" : "Heeren", "given" : "Gino", "non-dropping-particle" : "", "parse-names" : false, "suffix" : "" }, { "dropping-particle" : "", "family" : "Struys", "given" : "Eduard A", "non-dropping-particle" : "", "parse-names" : false, "suffix" : "" }, { "dropping-particle" : "", "family" : "Klipp", "given" : "Edda", "non-dropping-particle" : "", "parse-names" : false, "suffix" : "" }, { "dropping-particle" : "", "family" : "Jakobs", "given" : "Cornelis", "non-dropping-particle" : "", "parse-names" : false, "suffix" : "" }, { "dropping-particle" : "", "family" : "Breitenbach", "given" : "Michael", "non-dropping-particle" : "", "parse-names" : false, "suffix" : "" }, { "dropping-particle" : "", "family" : "Lehrach", "given" : "Hans", "non-dropping-particle" : "", "parse-names" : false, "suffix" : "" }, { "dropping-particle" : "", "family" : "Krobitsch", "given" : "Sylvia", "non-dropping-particle" : "", "parse-names" : false, "suffix" : "" } ], "container-title" : "Journal of biology", "id" : "ITEM-1", "issue" : "4", "issued" : { "date-parts" : [ [ "2007", "1" ] ] }, "page" : "10", "title" : "Dynamic rerouting of the carbohydrate flux is key to counteracting oxidative stress.", "type" : "article-journal", "volume" : "6" }, "uris" : [ "http://www.mendeley.com/documents/?uuid=3961e3ec-dbc7-456c-98ab-1a62befb4ce3" ] }, { "id" : "ITEM-2", "itemData" : { "DOI" : "10.1038/nbt0709-604", "ISSN" : "1546-1696", "PMID" : "19587661", "author" : [ { "dropping-particle" : "", "family" : "Ralser", "given" : "Markus", "non-dropping-particle" : "", "parse-names" : false, "suffix" : "" }, { "dropping-particle" : "", "family" : "Wamelink", "given" : "Mirjam M C", "non-dropping-particle" : "", "parse-names" : false, "suffix" : "" }, { "dropping-particle" : "", "family" : "Latkolik", "given" : "Simone", "non-dropping-particle" : "", "parse-names" : false, "suffix" : "" }, { "dropping-particle" : "", "family" : "Jansen", "given" : "Erwin E W", "non-dropping-particle" : "", "parse-names" : false, "suffix" : "" }, { "dropping-particle" : "", "family" : "Lehrach", "given" : "Hans", "non-dropping-particle" : "", "parse-names" : false, "suffix" : "" }, { "dropping-particle" : "", "family" : "Jakobs", "given" : "Cornelis", "non-dropping-particle" : "", "parse-names" : false, "suffix" : "" } ], "container-title" : "Nature biotechnology", "id" : "ITEM-2", "issue" : "7", "issued" : { "date-parts" : [ [ "2009", "7" ] ] }, "page" : "604-5", "publisher" : "Nature Publishing Group", "title" : "Metabolic reconfiguration precedes transcriptional regulation in the antioxidant response.", "title-short" : "Nat Biotech", "type" : "article-journal", "volume" : "27" }, "uris" : [ "http://www.mendeley.com/documents/?uuid=df7bc265-656b-4354-a418-d30a5382815b" ] } ], "mendeley" : { "formattedCitation" : "(Ralser et al. 2007a; Ralser et al. 2009)", "plainTextFormattedCitation" : "(Ralser et al. 2007a; Ralser et al. 2009)", "previouslyFormattedCitation" : "(Ralser et al. 2007a; Ralser et al. 2009)" }, "properties" : { "noteIndex" : 0 }, "schema" : "https://github.com/citation-style-language/schema/raw/master/csl-citation.json" }</w:instrText>
      </w:r>
      <w:r w:rsidR="00170F59">
        <w:fldChar w:fldCharType="separate"/>
      </w:r>
      <w:r w:rsidR="00B86603" w:rsidRPr="00B86603">
        <w:rPr>
          <w:noProof/>
        </w:rPr>
        <w:t>(Ralser et al. 2007a; Ralser et al. 2009)</w:t>
      </w:r>
      <w:r w:rsidR="00170F59">
        <w:fldChar w:fldCharType="end"/>
      </w:r>
      <w:r w:rsidR="00170F59">
        <w:t>, amending the above model with</w:t>
      </w:r>
      <w:r w:rsidR="00963E9C">
        <w:t xml:space="preserve"> direct </w:t>
      </w:r>
      <w:r w:rsidR="00170F59">
        <w:t>ROS inhibition of</w:t>
      </w:r>
      <w:r w:rsidR="00963E9C">
        <w:t xml:space="preserve"> lower glycolysis </w:t>
      </w:r>
      <w:r w:rsidR="00170F59">
        <w:t>should capture the experimentally determined metabolite dynamics</w:t>
      </w:r>
      <w:r w:rsidR="00896179">
        <w:t>.</w:t>
      </w:r>
      <w:r w:rsidR="00963E9C">
        <w:t xml:space="preserve"> </w:t>
      </w:r>
      <w:r w:rsidR="00170F59">
        <w:t xml:space="preserve">While </w:t>
      </w:r>
      <w:r w:rsidR="00C05D50">
        <w:t>th</w:t>
      </w:r>
      <w:r w:rsidR="009B6435">
        <w:t xml:space="preserve">is </w:t>
      </w:r>
      <w:r w:rsidR="00170F59">
        <w:t xml:space="preserve">amended </w:t>
      </w:r>
      <w:r w:rsidR="009B6435">
        <w:t>base</w:t>
      </w:r>
      <w:r w:rsidR="00C05D50">
        <w:t xml:space="preserve"> model </w:t>
      </w:r>
      <w:r w:rsidR="00170F59">
        <w:t>indeed capture</w:t>
      </w:r>
      <w:r w:rsidR="000C0037">
        <w:t>d</w:t>
      </w:r>
      <w:r w:rsidR="00170F59">
        <w:t xml:space="preserve"> glycolysis dynamics to some extent</w:t>
      </w:r>
      <w:r w:rsidR="00F71B61">
        <w:t xml:space="preserve"> (SupFig XX), </w:t>
      </w:r>
      <w:r w:rsidR="00173B1D">
        <w:t>it</w:t>
      </w:r>
      <w:r w:rsidR="00C1582E">
        <w:t xml:space="preserve"> </w:t>
      </w:r>
      <w:r w:rsidR="000C0037">
        <w:t xml:space="preserve">failed </w:t>
      </w:r>
      <w:r w:rsidR="00173B1D">
        <w:t>entirely</w:t>
      </w:r>
      <w:r w:rsidR="00F71B61">
        <w:t xml:space="preserve"> to describe the PP pathway </w:t>
      </w:r>
      <w:r w:rsidR="00207587">
        <w:t>dynamics</w:t>
      </w:r>
      <w:r w:rsidR="00170F59">
        <w:t>, suggesting</w:t>
      </w:r>
      <w:r w:rsidR="00975B6C">
        <w:t xml:space="preserve"> that</w:t>
      </w:r>
      <w:r w:rsidR="00C54A46">
        <w:t xml:space="preserve">, akin to mammalian cells </w:t>
      </w:r>
      <w:r w:rsidR="00C54A46">
        <w:fldChar w:fldCharType="begin" w:fldLock="1"/>
      </w:r>
      <w:r w:rsidR="00C54A46">
        <w:instrText>ADDIN CSL_CITATION { "citationItems" : [ { "id" : "ITEM-1", "itemData" : { "DOI" : "10.1016/j.molcel.2015.06.017", "ISSN" : "1097-4164", "PMID" : "26190262", "abstract" : "Integrity of human skin is endangered by exposure to\u00a0UV irradiation and chemical stressors, which can provoke a toxic production of reactive oxygen species (ROS) and oxidative damage. Since oxidation of proteins and metabolites occurs virtually instantaneously, immediate cellular countermeasures are pivotal to mitigate the negative implications of acute oxidative stress. We investigated the short-term metabolic response in human skin fibroblasts and keratinocytes to H2O2 and UV exposure. In time-resolved metabolomics experiments, we observed that within seconds after stress induction, glucose catabolism is routed to the oxidative pentose phosphate pathway (PPP) and nucleotide synthesis independent of previously postulated blocks in glycolysis (i.e., of GAPDH or PKM2). Through ultra-short (13)C labeling experiments, we provide evidence for multiple cycling of carbon backbones in the oxidative PPP, potentially maximizing NADPH reduction. The identified metabolic rerouting in oxidative and non-oxidative PPP has important physiological roles in stabilization of the redox balance and ROS clearance.", "author" : [ { "dropping-particle" : "", "family" : "Kuehne", "given" : "Andreas", "non-dropping-particle" : "", "parse-names" : false, "suffix" : "" }, { "dropping-particle" : "", "family" : "Emmert", "given" : "Hila", "non-dropping-particle" : "", "parse-names" : false, "suffix" : "" }, { "dropping-particle" : "", "family" : "Soehle", "given" : "Joern", "non-dropping-particle" : "", "parse-names" : false, "suffix" : "" }, { "dropping-particle" : "", "family" : "Winnefeld", "given" : "Marc", "non-dropping-particle" : "", "parse-names" : false, "suffix" : "" }, { "dropping-particle" : "", "family" : "Fischer", "given" : "Frank", "non-dropping-particle" : "", "parse-names" : false, "suffix" : "" }, { "dropping-particle" : "", "family" : "Wenck", "given" : "Horst", "non-dropping-particle" : "", "parse-names" : false, "suffix" : "" }, { "dropping-particle" : "", "family" : "Gallinat", "given" : "Stefan", "non-dropping-particle" : "", "parse-names" : false, "suffix" : "" }, { "dropping-particle" : "", "family" : "Terstegen", "given" : "Lara", "non-dropping-particle" : "", "parse-names" : false, "suffix" : "" }, { "dropping-particle" : "", "family" : "Lucius", "given" : "Ralph", "non-dropping-particle" : "", "parse-names" : false, "suffix" : "" }, { "dropping-particle" : "", "family" : "Hildebrand", "given" : "Janosch", "non-dropping-particle" : "", "parse-names" : false, "suffix" : "" }, { "dropping-particle" : "", "family" : "Zamboni", "given" : "Nicola", "non-dropping-particle" : "", "parse-names" : false, "suffix" : "" } ], "container-title" : "Molecular cell", "id" : "ITEM-1", "issued" : { "date-parts" : [ [ "2015", "7", "14" ] ] }, "language" : "English", "publisher" : "Elsevier", "title" : "Acute Activation of Oxidative Pentose Phosphate Pathway as First-Line Response to Oxidative Stress in Human Skin Cells.", "type" : "article-journal" }, "uris" : [ "http://www.mendeley.com/documents/?uuid=d6435a76-9b4a-4b65-8c4e-d4231b73b465" ] } ], "mendeley" : { "formattedCitation" : "(Kuehne et al. 2015)", "plainTextFormattedCitation" : "(Kuehne et al. 2015)", "previouslyFormattedCitation" : "(Kuehne et al. 2015)" }, "properties" : { "noteIndex" : 0 }, "schema" : "https://github.com/citation-style-language/schema/raw/master/csl-citation.json" }</w:instrText>
      </w:r>
      <w:r w:rsidR="00C54A46">
        <w:fldChar w:fldCharType="separate"/>
      </w:r>
      <w:r w:rsidR="00C54A46" w:rsidRPr="003628E9">
        <w:rPr>
          <w:noProof/>
        </w:rPr>
        <w:t>(Kuehne et al. 2015)</w:t>
      </w:r>
      <w:r w:rsidR="00C54A46">
        <w:fldChar w:fldCharType="end"/>
      </w:r>
      <w:r w:rsidR="00C54A46">
        <w:t>,</w:t>
      </w:r>
      <w:r w:rsidR="00975B6C">
        <w:t xml:space="preserve"> </w:t>
      </w:r>
      <w:r w:rsidR="001141F6">
        <w:t>inhibition of GAPDH</w:t>
      </w:r>
      <w:r w:rsidR="00F52295">
        <w:t xml:space="preserve"> </w:t>
      </w:r>
      <w:r w:rsidR="000F10A3">
        <w:t>is</w:t>
      </w:r>
      <w:r w:rsidR="00F52295">
        <w:t xml:space="preserve"> </w:t>
      </w:r>
      <w:r w:rsidR="00B047AC">
        <w:t>necessary</w:t>
      </w:r>
      <w:r w:rsidR="00F52295">
        <w:t xml:space="preserve"> </w:t>
      </w:r>
      <w:r w:rsidR="000F10A3">
        <w:t>but</w:t>
      </w:r>
      <w:r w:rsidR="00F52295">
        <w:t xml:space="preserve"> not sufficient</w:t>
      </w:r>
      <w:r w:rsidR="000F0C0B">
        <w:t>.</w:t>
      </w:r>
    </w:p>
    <w:p w14:paraId="63C2BD74" w14:textId="73A4955C" w:rsidR="0083009A" w:rsidRDefault="004D43A5" w:rsidP="007D0734">
      <w:r>
        <w:t xml:space="preserve">To identify putative missing allosteric regulation, we systematically tested activation and inactivation of each reaction by each of the 12 metabolites through adding a power law term that affects the maximum reaction rate. Thus we generated </w:t>
      </w:r>
      <w:r w:rsidR="00BD2A96">
        <w:t xml:space="preserve">and ensemble of </w:t>
      </w:r>
      <w:r>
        <w:t xml:space="preserve">about 12000 </w:t>
      </w:r>
      <w:r w:rsidR="00716439">
        <w:t xml:space="preserve">structurally </w:t>
      </w:r>
      <w:r>
        <w:t xml:space="preserve">different models, each consisting of the base model with GAPDH inhibition by ROS plus two putative allosteric interactions. </w:t>
      </w:r>
      <w:r w:rsidR="00716439">
        <w:t xml:space="preserve">As above, the kinetic parameters </w:t>
      </w:r>
      <w:r w:rsidR="00E32833">
        <w:t>K</w:t>
      </w:r>
      <w:r w:rsidR="00E32833">
        <w:rPr>
          <w:vertAlign w:val="subscript"/>
        </w:rPr>
        <w:t>M</w:t>
      </w:r>
      <w:r w:rsidR="00E32833">
        <w:t xml:space="preserve"> </w:t>
      </w:r>
      <w:r w:rsidR="00716439">
        <w:t>and V</w:t>
      </w:r>
      <w:r w:rsidR="00716439" w:rsidRPr="00716439">
        <w:rPr>
          <w:vertAlign w:val="subscript"/>
        </w:rPr>
        <w:t>max</w:t>
      </w:r>
      <w:r w:rsidR="00716439">
        <w:t xml:space="preserve"> were </w:t>
      </w:r>
      <w:r>
        <w:t>randomly sampl</w:t>
      </w:r>
      <w:r w:rsidR="00716439">
        <w:t>ed</w:t>
      </w:r>
      <w:r>
        <w:t xml:space="preserve"> </w:t>
      </w:r>
      <w:r w:rsidR="00716439">
        <w:t>2000 times</w:t>
      </w:r>
      <w:r>
        <w:t xml:space="preserve"> around their literature values for </w:t>
      </w:r>
      <w:r w:rsidR="00716439">
        <w:t>each</w:t>
      </w:r>
      <w:r>
        <w:t xml:space="preserve"> model</w:t>
      </w:r>
      <w:r w:rsidR="00716439">
        <w:t xml:space="preserve">, thus requiring 24 million simulations in total. </w:t>
      </w:r>
      <w:r w:rsidR="00A10C2F" w:rsidRPr="00EA27FA">
        <w:rPr>
          <w:color w:val="548DD4" w:themeColor="text2" w:themeTint="99"/>
        </w:rPr>
        <w:t>High number of simulations is often one of the main bottlenecks for such systematic evaluations of structural and parametric uncertainties in kinetic models</w:t>
      </w:r>
      <w:r w:rsidR="00BA7524" w:rsidRPr="00EA27FA">
        <w:rPr>
          <w:color w:val="548DD4" w:themeColor="text2" w:themeTint="99"/>
        </w:rPr>
        <w:t xml:space="preserve"> </w:t>
      </w:r>
      <w:r w:rsidR="00BA7524" w:rsidRPr="00EA27FA">
        <w:rPr>
          <w:color w:val="548DD4" w:themeColor="text2" w:themeTint="99"/>
        </w:rPr>
        <w:fldChar w:fldCharType="begin" w:fldLock="1"/>
      </w:r>
      <w:r w:rsidR="005F1AFB" w:rsidRPr="00EA27FA">
        <w:rPr>
          <w:color w:val="548DD4" w:themeColor="text2" w:themeTint="99"/>
        </w:rPr>
        <w:instrText>ADDIN CSL_CITATION { "citationItems" : [ { "id" : "ITEM-1", "itemData" : { "DOI" : "10.1016/j.copbio.2014.01.015", "ISSN" : "09581669", "PMID" : "24534671", "abstract" : "Kinetic models are crucial to quantitatively understand and predict how functional behavior emerges from dynamic concentration changes of cellular components. The current challenge is on resolving uncertainties about parameter values of reaction kinetics. Additionally, there are also major structural uncertainties due to unknown molecular interactions and only putatively assigned regulatory functions. What if one or few key regulators of biochemical reactions are missing in a metabolic model? By reviewing current advances in building kinetic models of metabolism, we found that such models experience a paradigm shift away from fitting parameters towards identifying key regulatory interactions.", "author" : [ { "dropping-particle" : "", "family" : "Link", "given" : "Hannes", "non-dropping-particle" : "", "parse-names" : false, "suffix" : "" }, { "dropping-particle" : "", "family" : "Christodoulou", "given" : "Dimitris", "non-dropping-particle" : "", "parse-names" : false, "suffix" : "" }, { "dropping-particle" : "", "family" : "Sauer", "given" : "Uwe", "non-dropping-particle" : "", "parse-names" : false, "suffix" : "" } ], "container-title" : "Current Opinion in Biotechnology", "id" : "ITEM-1", "issued" : { "date-parts" : [ [ "2014", "10", "13" ] ] }, "page" : "8-14", "title" : "Advancing metabolic models with kinetic information", "type" : "article-journal", "volume" : "29" }, "uris" : [ "http://www.mendeley.com/documents/?uuid=3c0e8c4b-9487-4ea5-a206-b6421ca1f6ad" ] } ], "mendeley" : { "formattedCitation" : "(Link et al. 2014)", "plainTextFormattedCitation" : "(Link et al. 2014)", "previouslyFormattedCitation" : "(Link et al. 2014)" }, "properties" : { "noteIndex" : 0 }, "schema" : "https://github.com/citation-style-language/schema/raw/master/csl-citation.json" }</w:instrText>
      </w:r>
      <w:r w:rsidR="00BA7524" w:rsidRPr="00EA27FA">
        <w:rPr>
          <w:color w:val="548DD4" w:themeColor="text2" w:themeTint="99"/>
        </w:rPr>
        <w:fldChar w:fldCharType="separate"/>
      </w:r>
      <w:r w:rsidR="00BA7524" w:rsidRPr="00EA27FA">
        <w:rPr>
          <w:noProof/>
          <w:color w:val="548DD4" w:themeColor="text2" w:themeTint="99"/>
        </w:rPr>
        <w:t>(Link et al. 2014)</w:t>
      </w:r>
      <w:r w:rsidR="00BA7524" w:rsidRPr="00EA27FA">
        <w:rPr>
          <w:color w:val="548DD4" w:themeColor="text2" w:themeTint="99"/>
        </w:rPr>
        <w:fldChar w:fldCharType="end"/>
      </w:r>
      <w:r w:rsidR="00A10C2F" w:rsidRPr="00EA27FA">
        <w:rPr>
          <w:color w:val="548DD4" w:themeColor="text2" w:themeTint="99"/>
        </w:rPr>
        <w:t>. To overcome this limitation and enable these computations at a reasonable time frame, we exploited concepts from parallel computing and developed a scalable parallel computational framework that allows us to perform thousands of simulations in parallel</w:t>
      </w:r>
      <w:r w:rsidR="00BA7524" w:rsidRPr="00EA27FA">
        <w:rPr>
          <w:color w:val="548DD4" w:themeColor="text2" w:themeTint="99"/>
        </w:rPr>
        <w:t xml:space="preserve"> (Fig 3D, Supplementary Material). </w:t>
      </w:r>
      <w:r w:rsidR="00716439" w:rsidRPr="00D84E3C">
        <w:rPr>
          <w:color w:val="548DD4" w:themeColor="text2" w:themeTint="99"/>
        </w:rPr>
        <w:t xml:space="preserve">Using </w:t>
      </w:r>
      <w:r w:rsidR="00080EE5" w:rsidRPr="00D84E3C">
        <w:rPr>
          <w:color w:val="548DD4" w:themeColor="text2" w:themeTint="99"/>
        </w:rPr>
        <w:t>our parallel</w:t>
      </w:r>
      <w:r w:rsidR="00716439" w:rsidRPr="00D84E3C">
        <w:rPr>
          <w:color w:val="548DD4" w:themeColor="text2" w:themeTint="99"/>
        </w:rPr>
        <w:t xml:space="preserve"> </w:t>
      </w:r>
      <w:r w:rsidR="00080EE5" w:rsidRPr="00D84E3C">
        <w:rPr>
          <w:color w:val="548DD4" w:themeColor="text2" w:themeTint="99"/>
        </w:rPr>
        <w:t>framework</w:t>
      </w:r>
      <w:r w:rsidR="00716439" w:rsidRPr="00D84E3C">
        <w:rPr>
          <w:color w:val="548DD4" w:themeColor="text2" w:themeTint="99"/>
        </w:rPr>
        <w:t>, we</w:t>
      </w:r>
      <w:r w:rsidRPr="00D84E3C">
        <w:rPr>
          <w:color w:val="548DD4" w:themeColor="text2" w:themeTint="99"/>
        </w:rPr>
        <w:t xml:space="preserve"> </w:t>
      </w:r>
      <w:r w:rsidR="00716439" w:rsidRPr="00D84E3C">
        <w:rPr>
          <w:color w:val="548DD4" w:themeColor="text2" w:themeTint="99"/>
        </w:rPr>
        <w:t xml:space="preserve">tested all 12000 models </w:t>
      </w:r>
      <w:r w:rsidRPr="00D84E3C">
        <w:rPr>
          <w:color w:val="548DD4" w:themeColor="text2" w:themeTint="99"/>
        </w:rPr>
        <w:t xml:space="preserve">for their capacity to describe the metabolite dynamics after exposure to </w:t>
      </w:r>
      <w:r w:rsidRPr="00D84E3C">
        <w:rPr>
          <w:rFonts w:cs="Arial"/>
          <w:color w:val="548DD4" w:themeColor="text2" w:themeTint="99"/>
          <w:shd w:val="clear" w:color="auto" w:fill="FFFFFF"/>
        </w:rPr>
        <w:t>H</w:t>
      </w:r>
      <w:r w:rsidRPr="00D84E3C">
        <w:rPr>
          <w:rFonts w:cs="Arial"/>
          <w:color w:val="548DD4" w:themeColor="text2" w:themeTint="99"/>
          <w:shd w:val="clear" w:color="auto" w:fill="FFFFFF"/>
          <w:vertAlign w:val="subscript"/>
        </w:rPr>
        <w:t>2</w:t>
      </w:r>
      <w:r w:rsidRPr="00D84E3C">
        <w:rPr>
          <w:rFonts w:cs="Arial"/>
          <w:color w:val="548DD4" w:themeColor="text2" w:themeTint="99"/>
          <w:shd w:val="clear" w:color="auto" w:fill="FFFFFF"/>
        </w:rPr>
        <w:t>O</w:t>
      </w:r>
      <w:r w:rsidRPr="00D84E3C">
        <w:rPr>
          <w:rFonts w:cs="Arial"/>
          <w:color w:val="548DD4" w:themeColor="text2" w:themeTint="99"/>
          <w:shd w:val="clear" w:color="auto" w:fill="FFFFFF"/>
          <w:vertAlign w:val="subscript"/>
        </w:rPr>
        <w:t xml:space="preserve">2 </w:t>
      </w:r>
      <w:r w:rsidRPr="00D84E3C">
        <w:rPr>
          <w:color w:val="548DD4" w:themeColor="text2" w:themeTint="99"/>
        </w:rPr>
        <w:t>stress</w:t>
      </w:r>
      <w:r w:rsidR="005A34EB" w:rsidRPr="00D84E3C">
        <w:rPr>
          <w:color w:val="548DD4" w:themeColor="text2" w:themeTint="99"/>
        </w:rPr>
        <w:t>. We evaluated the biological relevance and ranked individual interactions based on how often they occurred in models that improved the base model</w:t>
      </w:r>
      <w:r w:rsidR="005F1AFB" w:rsidRPr="00D84E3C">
        <w:rPr>
          <w:color w:val="548DD4" w:themeColor="text2" w:themeTint="99"/>
        </w:rPr>
        <w:t xml:space="preserve"> (frequency)</w:t>
      </w:r>
      <w:r w:rsidR="005A34EB" w:rsidRPr="00D84E3C">
        <w:rPr>
          <w:color w:val="548DD4" w:themeColor="text2" w:themeTint="99"/>
        </w:rPr>
        <w:t xml:space="preserve"> and on the information content of the best model carrying this interaction</w:t>
      </w:r>
      <w:r w:rsidR="005F1AFB" w:rsidRPr="00D84E3C">
        <w:rPr>
          <w:color w:val="548DD4" w:themeColor="text2" w:themeTint="99"/>
        </w:rPr>
        <w:t xml:space="preserve"> (score)</w:t>
      </w:r>
      <w:r w:rsidR="005A34EB" w:rsidRPr="00D84E3C">
        <w:rPr>
          <w:color w:val="548DD4" w:themeColor="text2" w:themeTint="99"/>
        </w:rPr>
        <w:t xml:space="preserve">. </w:t>
      </w:r>
      <w:r w:rsidR="00CB17B3" w:rsidRPr="00D84E3C">
        <w:rPr>
          <w:color w:val="548DD4" w:themeColor="text2" w:themeTint="99"/>
        </w:rPr>
        <w:t>To</w:t>
      </w:r>
      <w:r w:rsidR="005A34EB" w:rsidRPr="00D84E3C">
        <w:rPr>
          <w:color w:val="548DD4" w:themeColor="text2" w:themeTint="99"/>
        </w:rPr>
        <w:t xml:space="preserve"> </w:t>
      </w:r>
      <w:r w:rsidR="00CB17B3" w:rsidRPr="00D84E3C">
        <w:rPr>
          <w:color w:val="548DD4" w:themeColor="text2" w:themeTint="99"/>
        </w:rPr>
        <w:t>quantify the information content, we made</w:t>
      </w:r>
      <w:r w:rsidR="005A34EB" w:rsidRPr="00D84E3C">
        <w:rPr>
          <w:color w:val="548DD4" w:themeColor="text2" w:themeTint="99"/>
        </w:rPr>
        <w:t xml:space="preserve"> use of the</w:t>
      </w:r>
      <w:r w:rsidR="00BD2A96" w:rsidRPr="00D84E3C">
        <w:rPr>
          <w:color w:val="548DD4" w:themeColor="text2" w:themeTint="99"/>
        </w:rPr>
        <w:t xml:space="preserve"> Akaike information criterion that quantifies the capacity to describe the data and penalizes for additional interactions/parameters </w:t>
      </w:r>
      <w:r w:rsidR="00BD2A96" w:rsidRPr="00D84E3C">
        <w:rPr>
          <w:color w:val="548DD4" w:themeColor="text2" w:themeTint="99"/>
        </w:rPr>
        <w:fldChar w:fldCharType="begin" w:fldLock="1"/>
      </w:r>
      <w:r w:rsidR="00BD2A96" w:rsidRPr="00D84E3C">
        <w:rPr>
          <w:color w:val="548DD4" w:themeColor="text2" w:themeTint="99"/>
        </w:rPr>
        <w:instrText>ADDIN CSL_CITATION { "citationItems" : [ { "id" : "ITEM-1", "itemData" : { "ISSN" : "0271-678X", "PMID" : "12679726", "abstract" : "This article deals with the problem of model selection for the mathematical description of tracer kinetics in nuclear medicine. It stems from the consideration of some specific data sets where different models have similar performances. In these situations, it is shown that considerate averaging of a parameter's estimates over the entire model set is better than obtaining the estimates from one model only. Furthermore, it is also shown that the procedure of averaging over a small number of \"good\" models reduces the \"generalization error,\" the error introduced when the model selected over a particular data set is applied to different conditions, such as subject populations with altered physiologic parameters, modified acquisition protocols, and different signal-to-noise ratios. The method of averaging over the entire model set uses Akaike coefficients as measures of an individual model's likelihood. To facilitate the understanding of these statistical tools, the authors provide an introduction to model selection criteria and a short technical treatment of Akaike's information-theoretic approach. The new method is illustrated and epitomized by a case example on the modeling of [11C]flumazenil kinetics in the brain, containing both real and simulated data.", "author" : [ { "dropping-particle" : "", "family" : "Turkheimer", "given" : "Federico E", "non-dropping-particle" : "", "parse-names" : false, "suffix" : "" }, { "dropping-particle" : "", "family" : "Hinz", "given" : "Rainer", "non-dropping-particle" : "", "parse-names" : false, "suffix" : "" }, { "dropping-particle" : "", "family" : "Cunningham", "given" : "Vincent J", "non-dropping-particle" : "", "parse-names" : false, "suffix" : "" } ], "container-title" : "Journal of cerebral blood flow and metabolism : official journal of the International Society of Cerebral Blood Flow and Metabolism", "id" : "ITEM-1", "issue" : "4", "issued" : { "date-parts" : [ [ "2003", "4" ] ] }, "page" : "490-8", "title" : "On the undecidability among kinetic models: from model selection to model averaging.", "type" : "article-journal", "volume" : "23" }, "uris" : [ "http://www.mendeley.com/documents/?uuid=9d501f23-4e4e-4892-8f58-23d4eef8b748" ] } ], "mendeley" : { "formattedCitation" : "(Turkheimer et al. 2003)", "plainTextFormattedCitation" : "(Turkheimer et al. 2003)", "previouslyFormattedCitation" : "(Turkheimer et al. 2003)" }, "properties" : { "noteIndex" : 0 }, "schema" : "https://github.com/citation-style-language/schema/raw/master/csl-citation.json" }</w:instrText>
      </w:r>
      <w:r w:rsidR="00BD2A96" w:rsidRPr="00D84E3C">
        <w:rPr>
          <w:color w:val="548DD4" w:themeColor="text2" w:themeTint="99"/>
        </w:rPr>
        <w:fldChar w:fldCharType="separate"/>
      </w:r>
      <w:r w:rsidR="00BD2A96" w:rsidRPr="00D84E3C">
        <w:rPr>
          <w:noProof/>
          <w:color w:val="548DD4" w:themeColor="text2" w:themeTint="99"/>
        </w:rPr>
        <w:t>(Turkheimer et al. 2003)</w:t>
      </w:r>
      <w:r w:rsidR="00BD2A96" w:rsidRPr="00D84E3C">
        <w:rPr>
          <w:color w:val="548DD4" w:themeColor="text2" w:themeTint="99"/>
        </w:rPr>
        <w:fldChar w:fldCharType="end"/>
      </w:r>
      <w:r w:rsidR="00BD2A96" w:rsidRPr="00D84E3C">
        <w:rPr>
          <w:color w:val="548DD4" w:themeColor="text2" w:themeTint="99"/>
        </w:rPr>
        <w:t>.</w:t>
      </w:r>
      <w:r w:rsidRPr="00D84E3C">
        <w:rPr>
          <w:color w:val="548DD4" w:themeColor="text2" w:themeTint="99"/>
        </w:rPr>
        <w:t xml:space="preserve"> </w:t>
      </w:r>
    </w:p>
    <w:p w14:paraId="322E5665" w14:textId="0AB16F94" w:rsidR="005666F8" w:rsidRDefault="00BD2B22" w:rsidP="00186B54">
      <w:r w:rsidRPr="0066495D">
        <w:rPr>
          <w:color w:val="548DD4" w:themeColor="text2" w:themeTint="99"/>
        </w:rPr>
        <w:t>Our results indicate that the oxidative branch of the PP pathway, namely enzymes glucose-6-phosphate dehydrogenase (G6PDH) and phosphogluconate dehydrogenase (GND)</w:t>
      </w:r>
      <w:r w:rsidR="001D4315" w:rsidRPr="0066495D">
        <w:rPr>
          <w:color w:val="548DD4" w:themeColor="text2" w:themeTint="99"/>
        </w:rPr>
        <w:t>,</w:t>
      </w:r>
      <w:r w:rsidRPr="0066495D">
        <w:rPr>
          <w:color w:val="548DD4" w:themeColor="text2" w:themeTint="99"/>
        </w:rPr>
        <w:t xml:space="preserve"> are the main targets of regulation</w:t>
      </w:r>
      <w:r w:rsidR="00C1390C" w:rsidRPr="0066495D">
        <w:rPr>
          <w:color w:val="548DD4" w:themeColor="text2" w:themeTint="99"/>
        </w:rPr>
        <w:t xml:space="preserve"> </w:t>
      </w:r>
      <w:r w:rsidR="00C1390C" w:rsidRPr="00D84E3C">
        <w:rPr>
          <w:color w:val="E36C0A" w:themeColor="accent6" w:themeShade="BF"/>
        </w:rPr>
        <w:t xml:space="preserve">with glycolytic enzymes phosphofructokinase and phosphoenolpyruvate carboxylase being two </w:t>
      </w:r>
      <w:r w:rsidR="00EF767E" w:rsidRPr="00D84E3C">
        <w:rPr>
          <w:color w:val="E36C0A" w:themeColor="accent6" w:themeShade="BF"/>
        </w:rPr>
        <w:t>other prominent targets</w:t>
      </w:r>
      <w:r>
        <w:t xml:space="preserve">. </w:t>
      </w:r>
      <w:r w:rsidR="00CB17B3" w:rsidRPr="0066495D">
        <w:rPr>
          <w:color w:val="548DD4" w:themeColor="text2" w:themeTint="99"/>
        </w:rPr>
        <w:t xml:space="preserve">In particular, </w:t>
      </w:r>
      <w:r w:rsidR="00866766" w:rsidRPr="0066495D">
        <w:rPr>
          <w:color w:val="548DD4" w:themeColor="text2" w:themeTint="99"/>
        </w:rPr>
        <w:t>many</w:t>
      </w:r>
      <w:r w:rsidR="00CB17B3" w:rsidRPr="0066495D">
        <w:rPr>
          <w:color w:val="548DD4" w:themeColor="text2" w:themeTint="99"/>
        </w:rPr>
        <w:t xml:space="preserve"> models that include metabolite regulation o</w:t>
      </w:r>
      <w:r w:rsidR="007303A9">
        <w:rPr>
          <w:color w:val="548DD4" w:themeColor="text2" w:themeTint="99"/>
        </w:rPr>
        <w:t>f</w:t>
      </w:r>
      <w:r w:rsidR="00CB17B3" w:rsidRPr="0066495D">
        <w:rPr>
          <w:color w:val="548DD4" w:themeColor="text2" w:themeTint="99"/>
        </w:rPr>
        <w:t xml:space="preserve"> G6PDH that achieves increase in the activity of this enzyme, manage to improve the base model.  T</w:t>
      </w:r>
      <w:r w:rsidRPr="0066495D">
        <w:rPr>
          <w:color w:val="548DD4" w:themeColor="text2" w:themeTint="99"/>
        </w:rPr>
        <w:t xml:space="preserve">he most prominent interaction </w:t>
      </w:r>
      <w:r w:rsidR="00CB17B3" w:rsidRPr="0066495D">
        <w:rPr>
          <w:color w:val="548DD4" w:themeColor="text2" w:themeTint="99"/>
        </w:rPr>
        <w:t xml:space="preserve">that achieves this </w:t>
      </w:r>
      <w:r w:rsidRPr="0066495D">
        <w:rPr>
          <w:color w:val="548DD4" w:themeColor="text2" w:themeTint="99"/>
        </w:rPr>
        <w:t xml:space="preserve">seems to be NADPH inhibition of </w:t>
      </w:r>
      <w:r w:rsidR="0040388B" w:rsidRPr="0066495D">
        <w:rPr>
          <w:color w:val="548DD4" w:themeColor="text2" w:themeTint="99"/>
        </w:rPr>
        <w:t>G6PDH.</w:t>
      </w:r>
      <w:r w:rsidRPr="0066495D">
        <w:rPr>
          <w:color w:val="548DD4" w:themeColor="text2" w:themeTint="99"/>
        </w:rPr>
        <w:t xml:space="preserve"> </w:t>
      </w:r>
      <w:r w:rsidR="0040388B" w:rsidRPr="0066495D">
        <w:rPr>
          <w:color w:val="548DD4" w:themeColor="text2" w:themeTint="99"/>
        </w:rPr>
        <w:t>This</w:t>
      </w:r>
      <w:r w:rsidRPr="0066495D">
        <w:rPr>
          <w:color w:val="548DD4" w:themeColor="text2" w:themeTint="99"/>
        </w:rPr>
        <w:t xml:space="preserve"> interaction improved the base model with every</w:t>
      </w:r>
      <w:r w:rsidR="00682515" w:rsidRPr="0066495D">
        <w:rPr>
          <w:color w:val="548DD4" w:themeColor="text2" w:themeTint="99"/>
        </w:rPr>
        <w:t xml:space="preserve"> </w:t>
      </w:r>
      <w:r w:rsidRPr="0066495D">
        <w:rPr>
          <w:color w:val="548DD4" w:themeColor="text2" w:themeTint="99"/>
        </w:rPr>
        <w:t xml:space="preserve">one of the 144 pairs it was evaluated with, explaining the experimental data to a great extent when accompanied by the less frequently occurring putative FBP activation of GND (Figure 4A). </w:t>
      </w:r>
      <w:r w:rsidR="00CC4642" w:rsidRPr="0066495D">
        <w:rPr>
          <w:color w:val="548DD4" w:themeColor="text2" w:themeTint="99"/>
        </w:rPr>
        <w:t>However, our framework reveals that there</w:t>
      </w:r>
      <w:r w:rsidR="0040388B" w:rsidRPr="0066495D">
        <w:rPr>
          <w:color w:val="548DD4" w:themeColor="text2" w:themeTint="99"/>
        </w:rPr>
        <w:t xml:space="preserve"> are</w:t>
      </w:r>
      <w:r w:rsidR="000210CC">
        <w:rPr>
          <w:color w:val="548DD4" w:themeColor="text2" w:themeTint="99"/>
        </w:rPr>
        <w:t xml:space="preserve"> also</w:t>
      </w:r>
      <w:r w:rsidR="0040388B" w:rsidRPr="0066495D">
        <w:rPr>
          <w:color w:val="548DD4" w:themeColor="text2" w:themeTint="99"/>
        </w:rPr>
        <w:t xml:space="preserve"> </w:t>
      </w:r>
      <w:r w:rsidR="00CA6B4D" w:rsidRPr="0066495D">
        <w:rPr>
          <w:color w:val="548DD4" w:themeColor="text2" w:themeTint="99"/>
        </w:rPr>
        <w:t>other interactions that are able to perform similarly</w:t>
      </w:r>
      <w:r w:rsidR="00801FEC" w:rsidRPr="0066495D">
        <w:rPr>
          <w:color w:val="548DD4" w:themeColor="text2" w:themeTint="99"/>
        </w:rPr>
        <w:t xml:space="preserve"> well</w:t>
      </w:r>
      <w:r w:rsidR="00CA6B4D" w:rsidRPr="0066495D">
        <w:rPr>
          <w:color w:val="548DD4" w:themeColor="text2" w:themeTint="99"/>
        </w:rPr>
        <w:t xml:space="preserve"> with NADPH inhibition on G6PDH, e.g. </w:t>
      </w:r>
      <w:r w:rsidR="006A01BD" w:rsidRPr="0066495D">
        <w:rPr>
          <w:color w:val="548DD4" w:themeColor="text2" w:themeTint="99"/>
        </w:rPr>
        <w:t>activation</w:t>
      </w:r>
      <w:r w:rsidR="00CA6B4D" w:rsidRPr="0066495D">
        <w:rPr>
          <w:color w:val="548DD4" w:themeColor="text2" w:themeTint="99"/>
        </w:rPr>
        <w:t xml:space="preserve"> of G6PDH by </w:t>
      </w:r>
      <w:r w:rsidR="006A01BD" w:rsidRPr="0066495D">
        <w:rPr>
          <w:color w:val="548DD4" w:themeColor="text2" w:themeTint="99"/>
        </w:rPr>
        <w:t>FBP</w:t>
      </w:r>
      <w:r w:rsidR="00CA6B4D" w:rsidRPr="0066495D">
        <w:rPr>
          <w:color w:val="548DD4" w:themeColor="text2" w:themeTint="99"/>
        </w:rPr>
        <w:t xml:space="preserve"> or </w:t>
      </w:r>
      <w:r w:rsidR="006A01BD" w:rsidRPr="0066495D">
        <w:rPr>
          <w:color w:val="548DD4" w:themeColor="text2" w:themeTint="99"/>
        </w:rPr>
        <w:t>inhibition</w:t>
      </w:r>
      <w:r w:rsidR="00CA6B4D" w:rsidRPr="0066495D">
        <w:rPr>
          <w:color w:val="548DD4" w:themeColor="text2" w:themeTint="99"/>
        </w:rPr>
        <w:t xml:space="preserve"> by </w:t>
      </w:r>
      <w:r w:rsidR="006A01BD" w:rsidRPr="0066495D">
        <w:rPr>
          <w:color w:val="548DD4" w:themeColor="text2" w:themeTint="99"/>
        </w:rPr>
        <w:t>S7P</w:t>
      </w:r>
      <w:r w:rsidR="00CA6B4D" w:rsidRPr="0066495D">
        <w:rPr>
          <w:color w:val="548DD4" w:themeColor="text2" w:themeTint="99"/>
        </w:rPr>
        <w:t xml:space="preserve">. </w:t>
      </w:r>
      <w:r w:rsidR="005F1AFB" w:rsidRPr="0066495D">
        <w:rPr>
          <w:color w:val="548DD4" w:themeColor="text2" w:themeTint="99"/>
        </w:rPr>
        <w:t xml:space="preserve">This is an inherent limitation of our method: interactions that can have a similar effect (i.e. increase the activity of an </w:t>
      </w:r>
      <w:r w:rsidR="00960297" w:rsidRPr="0066495D">
        <w:rPr>
          <w:color w:val="548DD4" w:themeColor="text2" w:themeTint="99"/>
        </w:rPr>
        <w:t xml:space="preserve">important </w:t>
      </w:r>
      <w:r w:rsidR="005F1AFB" w:rsidRPr="0066495D">
        <w:rPr>
          <w:color w:val="548DD4" w:themeColor="text2" w:themeTint="99"/>
        </w:rPr>
        <w:t xml:space="preserve">enzyme) can achieve a high score. To </w:t>
      </w:r>
      <w:r w:rsidR="00D81652" w:rsidRPr="0066495D">
        <w:rPr>
          <w:color w:val="548DD4" w:themeColor="text2" w:themeTint="99"/>
        </w:rPr>
        <w:t xml:space="preserve">cope with this limitation, </w:t>
      </w:r>
      <w:r w:rsidR="00E123E1" w:rsidRPr="0066495D">
        <w:rPr>
          <w:color w:val="548DD4" w:themeColor="text2" w:themeTint="99"/>
        </w:rPr>
        <w:t xml:space="preserve">we </w:t>
      </w:r>
      <w:r w:rsidR="00A44FD5" w:rsidRPr="0066495D">
        <w:rPr>
          <w:color w:val="548DD4" w:themeColor="text2" w:themeTint="99"/>
        </w:rPr>
        <w:t>condense</w:t>
      </w:r>
      <w:r w:rsidR="005F1AFB" w:rsidRPr="0066495D">
        <w:rPr>
          <w:color w:val="548DD4" w:themeColor="text2" w:themeTint="99"/>
        </w:rPr>
        <w:t xml:space="preserve"> all the information from the 24 million simulations and rank the different interactions, </w:t>
      </w:r>
      <w:r w:rsidR="00D81652" w:rsidRPr="0066495D">
        <w:rPr>
          <w:color w:val="548DD4" w:themeColor="text2" w:themeTint="99"/>
        </w:rPr>
        <w:t>by</w:t>
      </w:r>
      <w:r w:rsidR="005F1AFB" w:rsidRPr="0066495D">
        <w:rPr>
          <w:color w:val="548DD4" w:themeColor="text2" w:themeTint="99"/>
        </w:rPr>
        <w:t xml:space="preserve"> perform</w:t>
      </w:r>
      <w:r w:rsidR="00D81652" w:rsidRPr="0066495D">
        <w:rPr>
          <w:color w:val="548DD4" w:themeColor="text2" w:themeTint="99"/>
        </w:rPr>
        <w:t>ing</w:t>
      </w:r>
      <w:r w:rsidR="005F1AFB" w:rsidRPr="0066495D">
        <w:rPr>
          <w:color w:val="548DD4" w:themeColor="text2" w:themeTint="99"/>
        </w:rPr>
        <w:t xml:space="preserve"> a </w:t>
      </w:r>
      <w:r w:rsidR="00D81652" w:rsidRPr="0066495D">
        <w:rPr>
          <w:color w:val="548DD4" w:themeColor="text2" w:themeTint="99"/>
        </w:rPr>
        <w:t xml:space="preserve">non-parametric statistical method, </w:t>
      </w:r>
      <w:r w:rsidR="005F1AFB" w:rsidRPr="0066495D">
        <w:rPr>
          <w:color w:val="548DD4" w:themeColor="text2" w:themeTint="99"/>
        </w:rPr>
        <w:t xml:space="preserve">rank product analysis </w:t>
      </w:r>
      <w:r w:rsidR="005F1AFB" w:rsidRPr="0066495D">
        <w:rPr>
          <w:color w:val="548DD4" w:themeColor="text2" w:themeTint="99"/>
        </w:rPr>
        <w:fldChar w:fldCharType="begin" w:fldLock="1"/>
      </w:r>
      <w:r w:rsidR="005F1AFB" w:rsidRPr="0066495D">
        <w:rPr>
          <w:color w:val="548DD4" w:themeColor="text2" w:themeTint="99"/>
        </w:rPr>
        <w:instrText>ADDIN CSL_CITATION { "citationItems" : [ { "id" : "ITEM-1", "itemData" : { "DOI" : "10.1016/j.febslet.2004.07.055", "ISSN" : "00145793", "PMID" : "15327980", "abstract" : "One of the main objectives in the analysis of microarray experiments is the identification of genes that are differentially expressed under two experimental conditions. This task is complicated by the noisiness of the data and the large number of genes that are examined simultaneously. Here, we present a novel technique for identifying differentially expressed genes that does not originate from a sophisticated statistical model but rather from an analysis of biological reasoning. The new technique, which is based on calculating rank products (RP) from replicate experiments, is fast and simple. At the same time, it provides a straightforward and statistically stringent way to determine the significance level for each gene and allows for the flexible control of the false-detection rate and familywise error rate in the multiple testing situation of a microarray experiment. We use the RP technique on three biological data sets and show that in each case it performs more reliably and consistently than the non-parametric t-test variant implemented in Tusher et al.'s significance analysis of microarrays (SAM). We also show that the RP results are reliable in highly noisy data. An analysis of the physiological function of the identified genes indicates that the RP approach is powerful for identifying biologically relevant expression changes. In addition, using RP can lead to a sharp reduction in the number of replicate experiments needed to obtain reproducible results.", "author" : [ { "dropping-particle" : "", "family" : "Breitling", "given" : "Rainer", "non-dropping-particle" : "", "parse-names" : false, "suffix" : "" }, { "dropping-particle" : "", "family" : "Armengaud", "given" : "Patrick", "non-dropping-particle" : "", "parse-names" : false, "suffix" : "" }, { "dropping-particle" : "", "family" : "Amtmann", "given" : "Anna", "non-dropping-particle" : "", "parse-names" : false, "suffix" : "" }, { "dropping-particle" : "", "family" : "Herzyk", "given" : "Pawel", "non-dropping-particle" : "", "parse-names" : false, "suffix" : "" } ], "container-title" : "FEBS Letters", "id" : "ITEM-1", "issue" : "1-3", "issued" : { "date-parts" : [ [ "2004", "8", "27" ] ] }, "page" : "83-92", "title" : "Rank products: a simple, yet powerful, new method to detect differentially regulated genes in replicated microarray experiments", "type" : "article-journal", "volume" : "573" }, "uris" : [ "http://www.mendeley.com/documents/?uuid=99c4bbc5-df3d-3a52-bdaa-98584f28518b" ] } ], "mendeley" : { "formattedCitation" : "(Breitling et al. 2004)", "plainTextFormattedCitation" : "(Breitling et al. 2004)" }, "properties" : { "noteIndex" : 0 }, "schema" : "https://github.com/citation-style-language/schema/raw/master/csl-citation.json" }</w:instrText>
      </w:r>
      <w:r w:rsidR="005F1AFB" w:rsidRPr="0066495D">
        <w:rPr>
          <w:color w:val="548DD4" w:themeColor="text2" w:themeTint="99"/>
        </w:rPr>
        <w:fldChar w:fldCharType="separate"/>
      </w:r>
      <w:r w:rsidR="005F1AFB" w:rsidRPr="0066495D">
        <w:rPr>
          <w:noProof/>
          <w:color w:val="548DD4" w:themeColor="text2" w:themeTint="99"/>
        </w:rPr>
        <w:t>(Breitling et al. 2004)</w:t>
      </w:r>
      <w:r w:rsidR="005F1AFB" w:rsidRPr="0066495D">
        <w:rPr>
          <w:color w:val="548DD4" w:themeColor="text2" w:themeTint="99"/>
        </w:rPr>
        <w:fldChar w:fldCharType="end"/>
      </w:r>
      <w:r w:rsidR="00D81652" w:rsidRPr="0066495D">
        <w:rPr>
          <w:color w:val="548DD4" w:themeColor="text2" w:themeTint="99"/>
        </w:rPr>
        <w:t xml:space="preserve"> (Supplementary Material). </w:t>
      </w:r>
      <w:r w:rsidR="00D81652" w:rsidRPr="00D84E3C">
        <w:rPr>
          <w:color w:val="E36C0A" w:themeColor="accent6" w:themeShade="BF"/>
        </w:rPr>
        <w:t xml:space="preserve">(Perhaps in supplement: We </w:t>
      </w:r>
      <w:r w:rsidR="005F1AFB" w:rsidRPr="00D84E3C">
        <w:rPr>
          <w:color w:val="E36C0A" w:themeColor="accent6" w:themeShade="BF"/>
        </w:rPr>
        <w:t>comput</w:t>
      </w:r>
      <w:r w:rsidR="00D81652" w:rsidRPr="00D84E3C">
        <w:rPr>
          <w:color w:val="E36C0A" w:themeColor="accent6" w:themeShade="BF"/>
        </w:rPr>
        <w:t>e</w:t>
      </w:r>
      <w:r w:rsidR="005F1AFB" w:rsidRPr="00D84E3C">
        <w:rPr>
          <w:color w:val="E36C0A" w:themeColor="accent6" w:themeShade="BF"/>
        </w:rPr>
        <w:t xml:space="preserve"> the rank of every interaction based on the geometric mean of the </w:t>
      </w:r>
      <w:r w:rsidR="00D81652" w:rsidRPr="00D84E3C">
        <w:rPr>
          <w:color w:val="E36C0A" w:themeColor="accent6" w:themeShade="BF"/>
        </w:rPr>
        <w:lastRenderedPageBreak/>
        <w:t>different ranks this interaction achieved in frequency and score.)</w:t>
      </w:r>
      <w:r w:rsidR="00D81652" w:rsidRPr="00D81652">
        <w:rPr>
          <w:color w:val="548DD4" w:themeColor="text2" w:themeTint="99"/>
        </w:rPr>
        <w:t>.</w:t>
      </w:r>
      <w:r w:rsidR="00D81652">
        <w:t xml:space="preserve"> </w:t>
      </w:r>
      <w:r w:rsidR="00D81652" w:rsidRPr="00444BCD">
        <w:rPr>
          <w:color w:val="548DD4" w:themeColor="text2" w:themeTint="99"/>
        </w:rPr>
        <w:t>The results of our analysis reveal that NADPH inhibition of G6PDH is the top interaction, with FBP activation of the same enzyme following</w:t>
      </w:r>
      <w:r w:rsidR="0005630E" w:rsidRPr="00444BCD">
        <w:rPr>
          <w:color w:val="548DD4" w:themeColor="text2" w:themeTint="99"/>
        </w:rPr>
        <w:t xml:space="preserve"> (Supplementary Material)</w:t>
      </w:r>
      <w:r w:rsidR="00D81652" w:rsidRPr="00444BCD">
        <w:rPr>
          <w:color w:val="548DD4" w:themeColor="text2" w:themeTint="99"/>
        </w:rPr>
        <w:t xml:space="preserve">. </w:t>
      </w:r>
      <w:r w:rsidR="00CA6B4D" w:rsidRPr="00444BCD">
        <w:rPr>
          <w:color w:val="548DD4" w:themeColor="text2" w:themeTint="99"/>
        </w:rPr>
        <w:t>To further elucidate which interactions are most relevant in vivo, we performed a separate analysis of 162 models with only single putative regulatory interactions in addition to ROS inactivation of GAPDH, where we randomly sampled the parameter space 20000 times. Now we asked whether a model containing only one interaction can explain the data after the perturbation. Confirming our previous findings, inhibition of G6PDH by NADPH was again the best model topology being able to explain the PP pathway metabolite dynamics well (Figure 4A, SuppTable XX).</w:t>
      </w:r>
      <w:r w:rsidR="00C949B0" w:rsidRPr="00444BCD">
        <w:rPr>
          <w:color w:val="548DD4" w:themeColor="text2" w:themeTint="99"/>
        </w:rPr>
        <w:t xml:space="preserve"> </w:t>
      </w:r>
      <w:r w:rsidR="00A07EE0" w:rsidRPr="00444BCD">
        <w:rPr>
          <w:color w:val="548DD4" w:themeColor="text2" w:themeTint="99"/>
        </w:rPr>
        <w:t>This is because</w:t>
      </w:r>
      <w:r w:rsidR="004D43A5" w:rsidRPr="00444BCD">
        <w:rPr>
          <w:color w:val="548DD4" w:themeColor="text2" w:themeTint="99"/>
        </w:rPr>
        <w:t xml:space="preserve"> the rapid drop of NADPH levels (Fig 2A) alleviates inhibition of G6PDH to exploit the reserve capacity of the PP pathway, which, in turn, stabilizes NADPH levels within 15 seconds (Fig 4A, SupFigXX). </w:t>
      </w:r>
      <w:r w:rsidR="00A07EE0" w:rsidRPr="00444BCD">
        <w:rPr>
          <w:color w:val="548DD4" w:themeColor="text2" w:themeTint="99"/>
        </w:rPr>
        <w:t xml:space="preserve">Finally, </w:t>
      </w:r>
      <w:r w:rsidR="00DD2143" w:rsidRPr="00444BCD">
        <w:rPr>
          <w:color w:val="548DD4" w:themeColor="text2" w:themeTint="99"/>
        </w:rPr>
        <w:t xml:space="preserve">we validated the reported </w:t>
      </w:r>
      <w:r w:rsidR="005C5832" w:rsidRPr="00444BCD">
        <w:rPr>
          <w:color w:val="548DD4" w:themeColor="text2" w:themeTint="99"/>
        </w:rPr>
        <w:t>NADPH inhibit</w:t>
      </w:r>
      <w:r w:rsidR="00A07EE0" w:rsidRPr="00444BCD">
        <w:rPr>
          <w:color w:val="548DD4" w:themeColor="text2" w:themeTint="99"/>
        </w:rPr>
        <w:t>ion</w:t>
      </w:r>
      <w:r w:rsidR="005C5832" w:rsidRPr="00444BCD">
        <w:rPr>
          <w:color w:val="548DD4" w:themeColor="text2" w:themeTint="99"/>
        </w:rPr>
        <w:t xml:space="preserve"> of G6PDH </w:t>
      </w:r>
      <w:r w:rsidR="00A07EE0" w:rsidRPr="00444BCD">
        <w:rPr>
          <w:color w:val="548DD4" w:themeColor="text2" w:themeTint="99"/>
        </w:rPr>
        <w:fldChar w:fldCharType="begin" w:fldLock="1"/>
      </w:r>
      <w:r w:rsidR="005F1AFB" w:rsidRPr="00444BCD">
        <w:rPr>
          <w:color w:val="548DD4" w:themeColor="text2" w:themeTint="99"/>
        </w:rPr>
        <w:instrText>ADDIN CSL_CITATION { "citationItems" : [ { "id" : "ITEM-1", "itemData" : { "ISSN" : "0021-9258", "PMID" : "4392411", "author" : [ { "dropping-particle" : "", "family" : "Sanwal", "given" : "B D", "non-dropping-particle" : "", "parse-names" : false, "suffix" : "" } ], "container-title" : "The Journal of biological chemistry", "id" : "ITEM-1", "issue" : "7", "issued" : { "date-parts" : [ [ "1970", "4", "10" ] ] }, "page" : "1626-31", "title" : "Regulatory mechanisms involving nicotinamide adenine nucleotides as allosteric effectors. 3. Control of glucose 6-phosphate dehydrogenase.", "type" : "article-journal", "volume" : "245" }, "uris" : [ "http://www.mendeley.com/documents/?uuid=0ea42e55-1530-35d4-be08-42aacda66911" ] } ], "mendeley" : { "formattedCitation" : "(Sanwal 1970)", "plainTextFormattedCitation" : "(Sanwal 1970)", "previouslyFormattedCitation" : "(Sanwal 1970b)" }, "properties" : { "noteIndex" : 0 }, "schema" : "https://github.com/citation-style-language/schema/raw/master/csl-citation.json" }</w:instrText>
      </w:r>
      <w:r w:rsidR="00A07EE0" w:rsidRPr="00444BCD">
        <w:rPr>
          <w:color w:val="548DD4" w:themeColor="text2" w:themeTint="99"/>
        </w:rPr>
        <w:fldChar w:fldCharType="separate"/>
      </w:r>
      <w:r w:rsidR="005F1AFB" w:rsidRPr="00444BCD">
        <w:rPr>
          <w:noProof/>
          <w:color w:val="548DD4" w:themeColor="text2" w:themeTint="99"/>
        </w:rPr>
        <w:t>(Sanwal 1970)</w:t>
      </w:r>
      <w:r w:rsidR="00A07EE0" w:rsidRPr="00444BCD">
        <w:rPr>
          <w:color w:val="548DD4" w:themeColor="text2" w:themeTint="99"/>
        </w:rPr>
        <w:fldChar w:fldCharType="end"/>
      </w:r>
      <w:r w:rsidR="00A07EE0" w:rsidRPr="00444BCD">
        <w:rPr>
          <w:color w:val="548DD4" w:themeColor="text2" w:themeTint="99"/>
        </w:rPr>
        <w:fldChar w:fldCharType="begin" w:fldLock="1"/>
      </w:r>
      <w:r w:rsidR="00A07EE0" w:rsidRPr="00444BCD">
        <w:rPr>
          <w:color w:val="548DD4" w:themeColor="text2" w:themeTint="99"/>
        </w:rPr>
        <w:instrText>ADDIN CSL_CITATION { "citationItems" : [ { "id" : "ITEM-1", "itemData" : { "DOI" : "10.1111/j.1742-4658.2012.08610.x", "ISSN" : "1742464X", "author" : [ { "dropping-particle" : "", "family" : "Olavarr\u00eda", "given" : "Karel", "non-dropping-particle" : "", "parse-names" : false, "suffix" : "" }, { "dropping-particle" : "", "family" : "Vald\u00e9s", "given" : "Diego", "non-dropping-particle" : "", "parse-names" : false, "suffix" : "" }, { "dropping-particle" : "", "family" : "Cabrera", "given" : "Ricardo", "non-dropping-particle" : "", "parse-names" : false, "suffix" : "" } ], "container-title" : "FEBS Journal", "id" : "ITEM-1", "issue" : "13", "issued" : { "date-parts" : [ [ "2012", "7" ] ] }, "page" : "2296-2309", "publisher" : "Blackwell Publishing Ltd", "title" : "The cofactor preference of glucose-6-phosphate dehydrogenase from Escherichia\u2003coli- modeling the physiological production of reduced cofactors", "type" : "article-journal", "volume" : "279" }, "uris" : [ "http://www.mendeley.com/documents/?uuid=7743a328-3458-3193-8ff7-d7228e50aa2e" ] } ], "mendeley" : { "formattedCitation" : "(Olavarr\u00eda et al. 2012)", "plainTextFormattedCitation" : "(Olavarr\u00eda et al. 2012)", "previouslyFormattedCitation" : "(Olavarr\u00eda et al. 2012)" }, "properties" : { "noteIndex" : 0 }, "schema" : "https://github.com/citation-style-language/schema/raw/master/csl-citation.json" }</w:instrText>
      </w:r>
      <w:r w:rsidR="00A07EE0" w:rsidRPr="00444BCD">
        <w:rPr>
          <w:color w:val="548DD4" w:themeColor="text2" w:themeTint="99"/>
        </w:rPr>
        <w:fldChar w:fldCharType="separate"/>
      </w:r>
      <w:r w:rsidR="00A07EE0" w:rsidRPr="00444BCD">
        <w:rPr>
          <w:noProof/>
          <w:color w:val="548DD4" w:themeColor="text2" w:themeTint="99"/>
        </w:rPr>
        <w:t>(Olavarría et al. 2012)</w:t>
      </w:r>
      <w:r w:rsidR="00A07EE0" w:rsidRPr="00444BCD">
        <w:rPr>
          <w:color w:val="548DD4" w:themeColor="text2" w:themeTint="99"/>
        </w:rPr>
        <w:fldChar w:fldCharType="end"/>
      </w:r>
      <w:r w:rsidR="00DD2143" w:rsidRPr="00444BCD">
        <w:rPr>
          <w:color w:val="548DD4" w:themeColor="text2" w:themeTint="99"/>
        </w:rPr>
        <w:t xml:space="preserve"> with an in vitro enzyme analysis</w:t>
      </w:r>
      <w:r w:rsidR="00A07EE0" w:rsidRPr="00444BCD">
        <w:rPr>
          <w:color w:val="548DD4" w:themeColor="text2" w:themeTint="99"/>
        </w:rPr>
        <w:t xml:space="preserve"> and determined its</w:t>
      </w:r>
      <w:r w:rsidR="005C5832" w:rsidRPr="00444BCD">
        <w:rPr>
          <w:color w:val="548DD4" w:themeColor="text2" w:themeTint="99"/>
        </w:rPr>
        <w:t xml:space="preserve"> kinetic</w:t>
      </w:r>
      <w:r w:rsidR="00DD2143" w:rsidRPr="00444BCD">
        <w:rPr>
          <w:color w:val="548DD4" w:themeColor="text2" w:themeTint="99"/>
        </w:rPr>
        <w:t xml:space="preserve"> parameters </w:t>
      </w:r>
      <w:r w:rsidR="005C5832" w:rsidRPr="00444BCD">
        <w:rPr>
          <w:color w:val="548DD4" w:themeColor="text2" w:themeTint="99"/>
        </w:rPr>
        <w:t>(Sup. Fig XX)</w:t>
      </w:r>
      <w:r w:rsidR="00110D40" w:rsidRPr="00444BCD">
        <w:rPr>
          <w:color w:val="548DD4" w:themeColor="text2" w:themeTint="99"/>
        </w:rPr>
        <w:t xml:space="preserve">, </w:t>
      </w:r>
      <w:r w:rsidR="00110D40" w:rsidRPr="00D84E3C">
        <w:rPr>
          <w:color w:val="E36C0A" w:themeColor="accent6" w:themeShade="BF"/>
        </w:rPr>
        <w:t>while at the same time we show</w:t>
      </w:r>
      <w:r w:rsidR="00426D16" w:rsidRPr="00D84E3C">
        <w:rPr>
          <w:color w:val="E36C0A" w:themeColor="accent6" w:themeShade="BF"/>
        </w:rPr>
        <w:t>ed</w:t>
      </w:r>
      <w:r w:rsidR="00110D40" w:rsidRPr="00D84E3C">
        <w:rPr>
          <w:color w:val="E36C0A" w:themeColor="accent6" w:themeShade="BF"/>
        </w:rPr>
        <w:t xml:space="preserve"> that FBP has no effect on G6PDH (Supplementary Material, Toby’s measurements</w:t>
      </w:r>
      <w:r w:rsidR="00110D40" w:rsidRPr="00DF3C44">
        <w:rPr>
          <w:color w:val="E36C0A" w:themeColor="accent6" w:themeShade="BF"/>
        </w:rPr>
        <w:t>)</w:t>
      </w:r>
      <w:r w:rsidR="005C5832">
        <w:t xml:space="preserve">. </w:t>
      </w:r>
    </w:p>
    <w:p w14:paraId="5A886F02" w14:textId="53559FAF" w:rsidR="00577E51" w:rsidRDefault="00BC76E4" w:rsidP="00186B54">
      <w:r>
        <w:t>Besides identification</w:t>
      </w:r>
      <w:r w:rsidR="005666F8">
        <w:t xml:space="preserve"> </w:t>
      </w:r>
      <w:r>
        <w:t>of key allosteric regulation and quantification of their relevance for the short</w:t>
      </w:r>
      <w:r w:rsidR="001F4ACC">
        <w:t>-</w:t>
      </w:r>
      <w:r>
        <w:t>term response to oxidative stress, our main result is that the PP pathway flux during unstressed growth</w:t>
      </w:r>
      <w:r w:rsidR="001F4ACC">
        <w:t xml:space="preserve"> on</w:t>
      </w:r>
      <w:r>
        <w:t xml:space="preserve"> glucose is actively reduced</w:t>
      </w:r>
      <w:r w:rsidR="00134916">
        <w:t xml:space="preserve"> by the combination of NAPDH inhibition and non-saturated G6P concentrations (Supplementary Material)</w:t>
      </w:r>
      <w:r w:rsidR="00F33B79">
        <w:t xml:space="preserve">. </w:t>
      </w:r>
      <w:r w:rsidR="00134916">
        <w:t>Since the</w:t>
      </w:r>
      <w:r>
        <w:t xml:space="preserve"> </w:t>
      </w:r>
      <w:r w:rsidR="00134916">
        <w:t xml:space="preserve">“reserve flux capacity” was readily released during the initial oxidative stress response, we hypothesized that </w:t>
      </w:r>
      <w:r w:rsidR="007B5D0B" w:rsidRPr="007B5D0B">
        <w:rPr>
          <w:i/>
        </w:rPr>
        <w:t>E. coli</w:t>
      </w:r>
      <w:r w:rsidR="007B5D0B">
        <w:t xml:space="preserve"> invests resources during normal growth to maintain the capacity for rapid stabilization of</w:t>
      </w:r>
      <w:r>
        <w:t xml:space="preserve"> </w:t>
      </w:r>
      <w:r w:rsidR="006D6808">
        <w:t>NADPH levels until transcriptional</w:t>
      </w:r>
      <w:r w:rsidR="00285EF7">
        <w:t xml:space="preserve"> or other</w:t>
      </w:r>
      <w:r w:rsidR="006D6808">
        <w:t xml:space="preserve"> regulat</w:t>
      </w:r>
      <w:r w:rsidR="00285EF7">
        <w:t xml:space="preserve">ory </w:t>
      </w:r>
      <w:r w:rsidR="007B5D0B">
        <w:t>mechanisms are implemented</w:t>
      </w:r>
      <w:r w:rsidR="005277DF">
        <w:t xml:space="preserve">. </w:t>
      </w:r>
      <w:r w:rsidR="007B5D0B">
        <w:t>Thus, cells lacking</w:t>
      </w:r>
      <w:r w:rsidR="006F1E4D">
        <w:t xml:space="preserve"> such plasticity</w:t>
      </w:r>
      <w:r w:rsidR="007B5D0B">
        <w:t xml:space="preserve"> in the PP pathway are expected to be more </w:t>
      </w:r>
      <w:r w:rsidR="006F1E4D">
        <w:t>sensitiv</w:t>
      </w:r>
      <w:r w:rsidR="007B5D0B">
        <w:t>e</w:t>
      </w:r>
      <w:r w:rsidR="006F1E4D">
        <w:t xml:space="preserve"> to oxidative stress. To test this hypothesis, we </w:t>
      </w:r>
      <w:r w:rsidR="007B5D0B">
        <w:t>used a</w:t>
      </w:r>
      <w:r w:rsidR="00823E9E">
        <w:t xml:space="preserve"> </w:t>
      </w:r>
      <w:r w:rsidR="00FF534D">
        <w:t>glucose-6-phosphate isomerase</w:t>
      </w:r>
      <w:r w:rsidR="007B5D0B">
        <w:t xml:space="preserve"> deletion mutant </w:t>
      </w:r>
      <w:r w:rsidR="00823E9E">
        <w:t>(</w:t>
      </w:r>
      <w:r w:rsidR="00823E9E">
        <w:rPr>
          <w:lang w:val="el-GR"/>
        </w:rPr>
        <w:t>Δ</w:t>
      </w:r>
      <w:r w:rsidR="00823E9E" w:rsidRPr="006309EB">
        <w:rPr>
          <w:i/>
        </w:rPr>
        <w:t>pgi</w:t>
      </w:r>
      <w:r w:rsidR="00823E9E">
        <w:t xml:space="preserve">) </w:t>
      </w:r>
      <w:r w:rsidR="007B5D0B">
        <w:t>that is blocked in upper glycolysis and hence relies exclusively on</w:t>
      </w:r>
      <w:r w:rsidR="00A94A7D">
        <w:t xml:space="preserve"> </w:t>
      </w:r>
      <w:r w:rsidR="00A061C1">
        <w:t>the</w:t>
      </w:r>
      <w:r w:rsidR="00823E9E">
        <w:t xml:space="preserve"> PP pathway </w:t>
      </w:r>
      <w:r w:rsidR="007B5D0B">
        <w:t>for</w:t>
      </w:r>
      <w:r w:rsidR="00823E9E">
        <w:t xml:space="preserve"> </w:t>
      </w:r>
      <w:r w:rsidR="003628DD">
        <w:t>g</w:t>
      </w:r>
      <w:r w:rsidR="00823E9E">
        <w:t>lucose</w:t>
      </w:r>
      <w:r w:rsidR="007B5D0B">
        <w:t xml:space="preserve"> metabolism</w:t>
      </w:r>
      <w:r w:rsidR="00823E9E">
        <w:t xml:space="preserve">. </w:t>
      </w:r>
      <w:r w:rsidR="007B5D0B">
        <w:t>As expected, the</w:t>
      </w:r>
      <w:r w:rsidR="00823E9E">
        <w:t xml:space="preserve"> </w:t>
      </w:r>
      <w:r w:rsidR="000B1CDC">
        <w:t>G6PDH</w:t>
      </w:r>
      <w:r w:rsidR="007B5D0B">
        <w:t>-catal</w:t>
      </w:r>
      <w:r w:rsidR="006309EB">
        <w:t>y</w:t>
      </w:r>
      <w:r w:rsidR="007B5D0B">
        <w:t xml:space="preserve">zed </w:t>
      </w:r>
      <w:r w:rsidR="007B5D0B" w:rsidRPr="007B5D0B">
        <w:rPr>
          <w:i/>
        </w:rPr>
        <w:t>in vivo</w:t>
      </w:r>
      <w:r w:rsidR="007B5D0B">
        <w:t xml:space="preserve"> flux through the PP pathway </w:t>
      </w:r>
      <w:r w:rsidR="000B1CDC">
        <w:t>is very close to its apparent V</w:t>
      </w:r>
      <w:r w:rsidR="000B1CDC" w:rsidRPr="000B1CDC">
        <w:rPr>
          <w:vertAlign w:val="subscript"/>
        </w:rPr>
        <w:t>max</w:t>
      </w:r>
      <w:r w:rsidR="000B1CDC">
        <w:t xml:space="preserve"> (Supplementary Material)</w:t>
      </w:r>
      <w:r w:rsidR="006C46D9">
        <w:t xml:space="preserve">, </w:t>
      </w:r>
      <w:r w:rsidR="007B5D0B">
        <w:t xml:space="preserve">leaving minimal plasticity for the </w:t>
      </w:r>
      <w:r w:rsidR="007B5D0B">
        <w:rPr>
          <w:lang w:val="el-GR"/>
        </w:rPr>
        <w:t>Δ</w:t>
      </w:r>
      <w:r w:rsidR="007B5D0B" w:rsidRPr="009D4471">
        <w:rPr>
          <w:i/>
        </w:rPr>
        <w:t>pgi</w:t>
      </w:r>
      <w:r w:rsidR="007B5D0B">
        <w:t xml:space="preserve"> mutant. </w:t>
      </w:r>
      <w:r w:rsidR="00DF7920">
        <w:t>Since</w:t>
      </w:r>
      <w:r w:rsidR="00D1146E">
        <w:t xml:space="preserve"> slowly growing cells are intrinsically more tolerant to stresses </w:t>
      </w:r>
      <w:r w:rsidR="00D1146E">
        <w:fldChar w:fldCharType="begin" w:fldLock="1"/>
      </w:r>
      <w:r w:rsidR="006C5CAC">
        <w:instrText>ADDIN CSL_CITATION { "citationItems" : [ { "id" : "ITEM-1", "itemData" : { "DOI" : "10.1016/j.cell.2014.06.045", "ISSN" : "00928674", "PMID" : "25126781", "abstract" : "Antibiotic therapy often fails to eliminate a fraction of transiently refractory bacteria, causing relapses and chronic infections. Multiple mechanisms can induce such persisters with high antimicrobial tolerance in\u00a0vitro, but their in\u00a0vivo relevance remains unclear. Using a fluorescent growth rate reporter, we detected extensive phenotypic variation of Salmonella in host tissues. This included slow-growing subsets\u00a0as well as well-nourished fast-growing subsets driving disease progression. Monitoring of Salmonella growth and survival during chemotherapy revealed that antibiotic killing correlated with single-cell division rates. Nondividing Salmonella survived best but were rare, limiting their impact. Instead, most survivors originated from abundant moderately growing, partially tolerant Salmonella. These data demonstrate that host tissues diversify pathogen physiology, with major consequences for disease progression and control.", "author" : [ { "dropping-particle" : "", "family" : "Claudi", "given" : "Beatrice", "non-dropping-particle" : "", "parse-names" : false, "suffix" : "" }, { "dropping-particle" : "", "family" : "Spr\u00f6te", "given" : "Petra", "non-dropping-particle" : "", "parse-names" : false, "suffix" : "" }, { "dropping-particle" : "", "family" : "Chirkova", "given" : "Anna", "non-dropping-particle" : "", "parse-names" : false, "suffix" : "" }, { "dropping-particle" : "", "family" : "Personnic", "given" : "Nicolas", "non-dropping-particle" : "", "parse-names" : false, "suffix" : "" }, { "dropping-particle" : "", "family" : "Zankl", "given" : "Janine", "non-dropping-particle" : "", "parse-names" : false, "suffix" : "" }, { "dropping-particle" : "", "family" : "Sch\u00fcrmann", "given" : "Nura", "non-dropping-particle" : "", "parse-names" : false, "suffix" : "" }, { "dropping-particle" : "", "family" : "Schmidt", "given" : "Alexander", "non-dropping-particle" : "", "parse-names" : false, "suffix" : "" }, { "dropping-particle" : "", "family" : "Bumann", "given" : "Dirk", "non-dropping-particle" : "", "parse-names" : false, "suffix" : "" }, { "dropping-particle" : "", "family" : "Yan", "given" : "D.", "non-dropping-particle" : "", "parse-names" : false, "suffix" : "" }, { "dropping-particle" : "", "family" : "Hwa", "given" : "T.", "non-dropping-particle" : "", "parse-names" : false, "suffix" : "" }, { "dropping-particle" : "", "family" : "al.", "given" : "et", "non-dropping-particle" : "", "parse-names" : false, "suffix" : "" } ], "container-title" : "Cell", "id" : "ITEM-1", "issue" : "4", "issued" : { "date-parts" : [ [ "2014", "8", "14" ] ] }, "page" : "722-733", "publisher" : "Elsevier", "title" : "Phenotypic Variation of Salmonella in Host Tissues Delays Eradication by Antimicrobial Chemotherapy", "type" : "article-journal", "volume" : "158" }, "uris" : [ "http://www.mendeley.com/documents/?uuid=d2d2a6eb-b854-3589-b564-832cac58abf7" ] }, { "id" : "ITEM-2", "itemData" : { "ISSN" : "0066-4804", "PMID" : "2291653", "author" : [ { "dropping-particle" : "", "family" : "Gilbert", "given" : "P", "non-dropping-particle" : "", "parse-names" : false, "suffix" : "" }, { "dropping-particle" : "", "family" : "Collier", "given" : "P J", "non-dropping-particle" : "", "parse-names" : false, "suffix" : "" }, { "dropping-particle" : "", "family" : "Brown", "given" : "M R", "non-dropping-particle" : "", "parse-names" : false, "suffix" : "" } ], "container-title" : "Antimicrobial agents and chemotherapy", "id" : "ITEM-2", "issue" : "10", "issued" : { "date-parts" : [ [ "1990", "10" ] ] }, "page" : "1865-8", "publisher" : "American Society for Microbiology (ASM)", "title" : "Influence of growth rate on susceptibility to antimicrobial agents: biofilms, cell cycle, dormancy, and stringent response.", "type" : "article-journal", "volume" : "34" }, "uris" : [ "http://www.mendeley.com/documents/?uuid=2a01e166-6cb0-35c8-b719-af50cd5d2e12" ] } ], "mendeley" : { "formattedCitation" : "(Claudi et al. 2014; Gilbert et al. 1990)", "plainTextFormattedCitation" : "(Claudi et al. 2014; Gilbert et al. 1990)", "previouslyFormattedCitation" : "(Claudi et al. 2014; Gilbert et al. 1990)" }, "properties" : { "noteIndex" : 0 }, "schema" : "https://github.com/citation-style-language/schema/raw/master/csl-citation.json" }</w:instrText>
      </w:r>
      <w:r w:rsidR="00D1146E">
        <w:fldChar w:fldCharType="separate"/>
      </w:r>
      <w:r w:rsidR="00D1146E" w:rsidRPr="00D1146E">
        <w:rPr>
          <w:noProof/>
        </w:rPr>
        <w:t>(Claudi et al. 2014; Gilbert et al. 1990)</w:t>
      </w:r>
      <w:r w:rsidR="00D1146E">
        <w:fldChar w:fldCharType="end"/>
      </w:r>
      <w:r w:rsidR="00DF7920">
        <w:t>,</w:t>
      </w:r>
      <w:r w:rsidR="00D1146E">
        <w:t xml:space="preserve"> </w:t>
      </w:r>
      <w:r w:rsidR="0062383F">
        <w:t xml:space="preserve">one could expect </w:t>
      </w:r>
      <w:r w:rsidR="00DF7920">
        <w:t xml:space="preserve">the slow-growing </w:t>
      </w:r>
      <w:r w:rsidR="0062383F">
        <w:rPr>
          <w:lang w:val="el-GR"/>
        </w:rPr>
        <w:t>Δ</w:t>
      </w:r>
      <w:r w:rsidR="0062383F" w:rsidRPr="00DF7920">
        <w:rPr>
          <w:i/>
        </w:rPr>
        <w:t>pgi</w:t>
      </w:r>
      <w:r w:rsidR="0062383F">
        <w:t xml:space="preserve"> strains </w:t>
      </w:r>
      <w:r w:rsidR="00DF7920">
        <w:t>to be even</w:t>
      </w:r>
      <w:r w:rsidR="0062383F">
        <w:t xml:space="preserve"> more tolerant to oxidative stress. </w:t>
      </w:r>
      <w:r w:rsidR="0062383F" w:rsidRPr="00477D03">
        <w:rPr>
          <w:color w:val="548DD4" w:themeColor="text2" w:themeTint="99"/>
        </w:rPr>
        <w:t>However, c</w:t>
      </w:r>
      <w:r w:rsidR="00D0356A" w:rsidRPr="00477D03">
        <w:rPr>
          <w:color w:val="548DD4" w:themeColor="text2" w:themeTint="99"/>
        </w:rPr>
        <w:t xml:space="preserve">onsistent with </w:t>
      </w:r>
      <w:r w:rsidR="000B29AD" w:rsidRPr="00477D03">
        <w:rPr>
          <w:color w:val="548DD4" w:themeColor="text2" w:themeTint="99"/>
        </w:rPr>
        <w:t xml:space="preserve">our hypothesis </w:t>
      </w:r>
      <w:r w:rsidR="00577E51" w:rsidRPr="00477D03">
        <w:rPr>
          <w:color w:val="548DD4" w:themeColor="text2" w:themeTint="99"/>
        </w:rPr>
        <w:t xml:space="preserve">the </w:t>
      </w:r>
      <w:r w:rsidR="00577E51" w:rsidRPr="00477D03">
        <w:rPr>
          <w:color w:val="548DD4" w:themeColor="text2" w:themeTint="99"/>
          <w:lang w:val="el-GR"/>
        </w:rPr>
        <w:t>Δ</w:t>
      </w:r>
      <w:r w:rsidR="00577E51" w:rsidRPr="00477D03">
        <w:rPr>
          <w:i/>
          <w:color w:val="548DD4" w:themeColor="text2" w:themeTint="99"/>
        </w:rPr>
        <w:t>pgi</w:t>
      </w:r>
      <w:r w:rsidR="00577E51" w:rsidRPr="00477D03">
        <w:rPr>
          <w:color w:val="548DD4" w:themeColor="text2" w:themeTint="99"/>
        </w:rPr>
        <w:t xml:space="preserve"> mutant was more sensitive to H</w:t>
      </w:r>
      <w:r w:rsidR="00577E51" w:rsidRPr="00477D03">
        <w:rPr>
          <w:color w:val="548DD4" w:themeColor="text2" w:themeTint="99"/>
          <w:vertAlign w:val="subscript"/>
        </w:rPr>
        <w:t>2</w:t>
      </w:r>
      <w:r w:rsidR="00577E51" w:rsidRPr="00477D03">
        <w:rPr>
          <w:color w:val="548DD4" w:themeColor="text2" w:themeTint="99"/>
        </w:rPr>
        <w:t>O</w:t>
      </w:r>
      <w:r w:rsidR="00577E51" w:rsidRPr="00477D03">
        <w:rPr>
          <w:color w:val="548DD4" w:themeColor="text2" w:themeTint="99"/>
          <w:vertAlign w:val="subscript"/>
        </w:rPr>
        <w:t>2</w:t>
      </w:r>
      <w:r w:rsidR="00577E51" w:rsidRPr="00477D03">
        <w:rPr>
          <w:color w:val="548DD4" w:themeColor="text2" w:themeTint="99"/>
        </w:rPr>
        <w:t xml:space="preserve">-mediated oxidative stress; </w:t>
      </w:r>
      <w:r w:rsidR="00577E51" w:rsidRPr="00477D03">
        <w:rPr>
          <w:i/>
          <w:color w:val="548DD4" w:themeColor="text2" w:themeTint="99"/>
        </w:rPr>
        <w:t>i.e.</w:t>
      </w:r>
      <w:r w:rsidR="00577E51" w:rsidRPr="00477D03">
        <w:rPr>
          <w:color w:val="548DD4" w:themeColor="text2" w:themeTint="99"/>
        </w:rPr>
        <w:t xml:space="preserve">  the minimal inhibitory concentration was 10 mM compared to 20mM for the wild-type (Figure 4B and Supplementary Material). Sensitivity of </w:t>
      </w:r>
      <w:r w:rsidR="00577E51" w:rsidRPr="00477D03">
        <w:rPr>
          <w:color w:val="548DD4" w:themeColor="text2" w:themeTint="99"/>
          <w:lang w:val="el-GR"/>
        </w:rPr>
        <w:t>Δ</w:t>
      </w:r>
      <w:r w:rsidR="00577E51" w:rsidRPr="00477D03">
        <w:rPr>
          <w:i/>
          <w:color w:val="548DD4" w:themeColor="text2" w:themeTint="99"/>
        </w:rPr>
        <w:t>pgi</w:t>
      </w:r>
      <w:r w:rsidR="00577E51" w:rsidRPr="00477D03">
        <w:rPr>
          <w:color w:val="548DD4" w:themeColor="text2" w:themeTint="99"/>
        </w:rPr>
        <w:t xml:space="preserve"> mutants</w:t>
      </w:r>
      <w:r w:rsidR="00DA5418" w:rsidRPr="00477D03">
        <w:rPr>
          <w:color w:val="548DD4" w:themeColor="text2" w:themeTint="99"/>
        </w:rPr>
        <w:t xml:space="preserve"> ha</w:t>
      </w:r>
      <w:r w:rsidR="002F2CF1" w:rsidRPr="00477D03">
        <w:rPr>
          <w:color w:val="548DD4" w:themeColor="text2" w:themeTint="99"/>
        </w:rPr>
        <w:t>d</w:t>
      </w:r>
      <w:r w:rsidR="00DA5418" w:rsidRPr="00477D03">
        <w:rPr>
          <w:color w:val="548DD4" w:themeColor="text2" w:themeTint="99"/>
        </w:rPr>
        <w:t xml:space="preserve"> been observed when cells were exposed to oxidative stress </w:t>
      </w:r>
      <w:r w:rsidR="00DA5418" w:rsidRPr="00477D03">
        <w:rPr>
          <w:color w:val="548DD4" w:themeColor="text2" w:themeTint="99"/>
        </w:rPr>
        <w:fldChar w:fldCharType="begin" w:fldLock="1"/>
      </w:r>
      <w:r w:rsidR="00DA5418" w:rsidRPr="00477D03">
        <w:rPr>
          <w:color w:val="548DD4" w:themeColor="text2" w:themeTint="99"/>
        </w:rPr>
        <w:instrText>ADDIN CSL_CITATION { "citationItems" : [ { "id" : "ITEM-1", "itemData" : { "DOI" : "10.1007/s10534-012-9518-x", "ISSN" : "0966-0844", "author" : [ { "dropping-particle" : "", "family" : "Valdivia-Gonz\u00e1lez", "given" : "Mauricio", "non-dropping-particle" : "", "parse-names" : false, "suffix" : "" }, { "dropping-particle" : "", "family" : "P\u00e9rez-Donoso", "given" : "Jos\u00e9 M.", "non-dropping-particle" : "", "parse-names" : false, "suffix" : "" }, { "dropping-particle" : "", "family" : "V\u00e1squez", "given" : "Claudio C.", "non-dropping-particle" : "", "parse-names" : false, "suffix" : "" } ], "container-title" : "BioMetals", "id" : "ITEM-1", "issue" : "2", "issued" : { "date-parts" : [ [ "2012", "4", "12" ] ] }, "note" : "!!! Paper to cite for \u0394pgi mutant, which shows high sensitivity against H2O2 levels, compared to WT", "page" : "451-458", "publisher" : "Springer Netherlands", "title" : "Effect of tellurite-mediated oxidative stress on the Escherichia coli glycolytic pathway", "type" : "article-journal", "volume" : "25" }, "uris" : [ "http://www.mendeley.com/documents/?uuid=c75e2fd4-f706-329d-8c23-2554da36eb65" ] } ], "mendeley" : { "formattedCitation" : "(Valdivia-Gonz\u00e1lez et al. 2012)", "plainTextFormattedCitation" : "(Valdivia-Gonz\u00e1lez et al. 2012)", "previouslyFormattedCitation" : "(Valdivia-Gonz\u00e1lez et al. 2012)" }, "properties" : { "noteIndex" : 0 }, "schema" : "https://github.com/citation-style-language/schema/raw/master/csl-citation.json" }</w:instrText>
      </w:r>
      <w:r w:rsidR="00DA5418" w:rsidRPr="00477D03">
        <w:rPr>
          <w:color w:val="548DD4" w:themeColor="text2" w:themeTint="99"/>
        </w:rPr>
        <w:fldChar w:fldCharType="separate"/>
      </w:r>
      <w:r w:rsidR="00DA5418" w:rsidRPr="00477D03">
        <w:rPr>
          <w:noProof/>
          <w:color w:val="548DD4" w:themeColor="text2" w:themeTint="99"/>
        </w:rPr>
        <w:t>(Valdivia-González et al. 2012)</w:t>
      </w:r>
      <w:r w:rsidR="00DA5418" w:rsidRPr="00477D03">
        <w:rPr>
          <w:color w:val="548DD4" w:themeColor="text2" w:themeTint="99"/>
        </w:rPr>
        <w:fldChar w:fldCharType="end"/>
      </w:r>
      <w:r w:rsidR="00DA5418" w:rsidRPr="00477D03">
        <w:rPr>
          <w:color w:val="548DD4" w:themeColor="text2" w:themeTint="99"/>
        </w:rPr>
        <w:fldChar w:fldCharType="begin" w:fldLock="1"/>
      </w:r>
      <w:r w:rsidR="00DA5418" w:rsidRPr="00477D03">
        <w:rPr>
          <w:color w:val="548DD4" w:themeColor="text2" w:themeTint="99"/>
        </w:rPr>
        <w:instrText>ADDIN CSL_CITATION { "citationItems" : [ { "id" : "ITEM-1", "itemData" : { "DOI" : "10.1128/JB.01589-14", "ISSN" : "1098-5530", "PMID" : "25049088", "abstract" : "To further an improved understanding of the mechanisms used by bacterial cells to survive extreme exposure to ionizing radiation (IR), we broadly screened nonessential Escherichia coli genes for those involved in IR resistance by using transposon-directed insertion sequencing (TraDIS). Forty-six genes were identified, most of which become essential upon heavy IR exposure. Most of these were subjected to direct validation. The results reinforced the notion that survival after high doses of ionizing radiation does not depend on a single mechanism or process, but instead is multifaceted. Many identified genes affect either DNA repair or the cellular response to oxidative damage. However, contributions by genes involved in cell wall structure/function, cell division, and intermediary metabolism were also evident. About half of the identified genes have not previously been associated with IR resistance or recovery from IR exposure, including eight genes of unknown function.", "author" : [ { "dropping-particle" : "", "family" : "Byrne", "given" : "Rose T", "non-dropping-particle" : "", "parse-names" : false, "suffix" : "" }, { "dropping-particle" : "", "family" : "Chen", "given" : "Stefanie H", "non-dropping-particle" : "", "parse-names" : false, "suffix" : "" }, { "dropping-particle" : "", "family" : "Wood", "given" : "Elizabeth A", "non-dropping-particle" : "", "parse-names" : false, "suffix" : "" }, { "dropping-particle" : "", "family" : "Cabot", "given" : "Eric L", "non-dropping-particle" : "", "parse-names" : false, "suffix" : "" }, { "dropping-particle" : "", "family" : "Cox", "given" : "Michael M", "non-dropping-particle" : "", "parse-names" : false, "suffix" : "" } ], "container-title" : "Journal of bacteriology", "id" : "ITEM-1", "issue" : "20", "issued" : { "date-parts" : [ [ "2014", "10" ] ] }, "page" : "3534-45", "title" : "Escherichia coli genes and pathways involved in surviving extreme exposure to ionizing radiation.", "type" : "article-journal", "volume" : "196" }, "uris" : [ "http://www.mendeley.com/documents/?uuid=58d358d2-02b3-3a49-aa1a-daa0d3eafb80" ] } ], "mendeley" : { "formattedCitation" : "(Byrne et al. 2014)", "plainTextFormattedCitation" : "(Byrne et al. 2014)", "previouslyFormattedCitation" : "(Byrne et al. 2014)" }, "properties" : { "noteIndex" : 0 }, "schema" : "https://github.com/citation-style-language/schema/raw/master/csl-citation.json" }</w:instrText>
      </w:r>
      <w:r w:rsidR="00DA5418" w:rsidRPr="00477D03">
        <w:rPr>
          <w:color w:val="548DD4" w:themeColor="text2" w:themeTint="99"/>
        </w:rPr>
        <w:fldChar w:fldCharType="separate"/>
      </w:r>
      <w:r w:rsidR="00DA5418" w:rsidRPr="00477D03">
        <w:rPr>
          <w:noProof/>
          <w:color w:val="548DD4" w:themeColor="text2" w:themeTint="99"/>
        </w:rPr>
        <w:t>(Byrne et al. 2014)</w:t>
      </w:r>
      <w:r w:rsidR="00DA5418" w:rsidRPr="00477D03">
        <w:rPr>
          <w:color w:val="548DD4" w:themeColor="text2" w:themeTint="99"/>
        </w:rPr>
        <w:fldChar w:fldCharType="end"/>
      </w:r>
      <w:r w:rsidR="00DA5418" w:rsidRPr="00477D03">
        <w:rPr>
          <w:color w:val="548DD4" w:themeColor="text2" w:themeTint="99"/>
        </w:rPr>
        <w:t>, however we here offer a mechanistic explanation of this observed sensitivity.</w:t>
      </w:r>
      <w:r w:rsidR="00DA5418">
        <w:t xml:space="preserve"> </w:t>
      </w:r>
    </w:p>
    <w:p w14:paraId="2ECC5057" w14:textId="37B27962" w:rsidR="008C28C9" w:rsidRDefault="00320931" w:rsidP="00186B54">
      <w:del w:id="1" w:author="Uwe Sauer User" w:date="2017-06-09T22:43:00Z">
        <w:r w:rsidDel="00D84CF6">
          <w:br w:type="column"/>
        </w:r>
      </w:del>
      <w:r w:rsidR="008C28C9" w:rsidRPr="00F927DB">
        <w:rPr>
          <w:b/>
          <w:sz w:val="26"/>
          <w:szCs w:val="26"/>
        </w:rPr>
        <w:lastRenderedPageBreak/>
        <w:t>Discussion</w:t>
      </w:r>
    </w:p>
    <w:p w14:paraId="2C17AB8C" w14:textId="00333065" w:rsidR="00663639" w:rsidRDefault="00F856F2" w:rsidP="00186B54">
      <w:r>
        <w:t xml:space="preserve">By combining </w:t>
      </w:r>
      <w:r w:rsidR="00A403F7">
        <w:t xml:space="preserve">dynamic </w:t>
      </w:r>
      <w:r>
        <w:t xml:space="preserve">metabolomics, </w:t>
      </w:r>
      <w:r>
        <w:rPr>
          <w:vertAlign w:val="superscript"/>
        </w:rPr>
        <w:t>13</w:t>
      </w:r>
      <w:r w:rsidR="00A403F7">
        <w:t>C labe</w:t>
      </w:r>
      <w:r>
        <w:t xml:space="preserve">ling experiments, </w:t>
      </w:r>
      <w:r w:rsidR="00A403F7">
        <w:t>and computational model</w:t>
      </w:r>
      <w:r>
        <w:t>ing</w:t>
      </w:r>
      <w:r w:rsidR="00A403F7">
        <w:t>,</w:t>
      </w:r>
      <w:r>
        <w:t xml:space="preserve"> </w:t>
      </w:r>
      <w:r w:rsidR="00A403F7">
        <w:t xml:space="preserve">we identified the key metabolic mechanisms responsible for the immediate resistance to oxidative stress in </w:t>
      </w:r>
      <w:r w:rsidR="00A403F7" w:rsidRPr="006A10B8">
        <w:rPr>
          <w:i/>
        </w:rPr>
        <w:t>E. coli</w:t>
      </w:r>
      <w:r w:rsidR="00A403F7">
        <w:t>. During normal, unstressed growth, cells invest into a higher flux capacity of the oxidative</w:t>
      </w:r>
      <w:r w:rsidR="006A10B8">
        <w:t xml:space="preserve"> PP pathway for the reduction of NADPH from NADP</w:t>
      </w:r>
      <w:r w:rsidR="006A10B8" w:rsidRPr="006A10B8">
        <w:rPr>
          <w:vertAlign w:val="superscript"/>
        </w:rPr>
        <w:t>+</w:t>
      </w:r>
      <w:r w:rsidR="006A10B8">
        <w:t xml:space="preserve">. This reserve capacity can be utilized within seconds, </w:t>
      </w:r>
      <w:r>
        <w:t xml:space="preserve">primarily </w:t>
      </w:r>
      <w:r w:rsidR="006A10B8">
        <w:t>through</w:t>
      </w:r>
      <w:r>
        <w:t xml:space="preserve"> </w:t>
      </w:r>
      <w:r w:rsidR="006A10B8">
        <w:t xml:space="preserve">the release of </w:t>
      </w:r>
      <w:r>
        <w:t>NADPH inhibition of G6PDH</w:t>
      </w:r>
      <w:r w:rsidR="006A10B8">
        <w:t xml:space="preserve"> to instantaneously increase the PP pathway flux by at least 35%</w:t>
      </w:r>
      <w:r>
        <w:t xml:space="preserve">. </w:t>
      </w:r>
      <w:r w:rsidR="00772575">
        <w:t xml:space="preserve">Thus, a valve-like mechanism enables a rapid passive response to any type of condition that depletes NADPH levels, such as the glutathione-dependent defense against ROS. </w:t>
      </w:r>
      <w:r w:rsidR="00500B1D">
        <w:t xml:space="preserve">We </w:t>
      </w:r>
      <w:r w:rsidR="00772575">
        <w:t xml:space="preserve">demonstrated </w:t>
      </w:r>
      <w:r w:rsidR="00B12C36">
        <w:t>that cells</w:t>
      </w:r>
      <w:r w:rsidR="005A049C">
        <w:t xml:space="preserve"> </w:t>
      </w:r>
      <w:r w:rsidR="00772575">
        <w:t>lacking</w:t>
      </w:r>
      <w:r w:rsidR="005A049C">
        <w:t xml:space="preserve"> such plasticity</w:t>
      </w:r>
      <w:r w:rsidR="00663639">
        <w:t xml:space="preserve"> are much less tolerant to oxidative stress, probably because they cannot rapidly and adequately reroute their flux.</w:t>
      </w:r>
    </w:p>
    <w:p w14:paraId="346CE1F1" w14:textId="3653A655" w:rsidR="00414510" w:rsidRDefault="00317F26">
      <w:r>
        <w:t xml:space="preserve">Our findings </w:t>
      </w:r>
      <w:r w:rsidR="00F66A28">
        <w:t xml:space="preserve">highlight the </w:t>
      </w:r>
      <w:r w:rsidR="004708F3">
        <w:t>importance</w:t>
      </w:r>
      <w:r w:rsidR="00F66A28">
        <w:t xml:space="preserve"> of small molecu</w:t>
      </w:r>
      <w:r w:rsidR="00D42935">
        <w:t>le regulation in metabolism</w:t>
      </w:r>
      <w:r w:rsidR="00BC2374">
        <w:t xml:space="preserve"> and </w:t>
      </w:r>
      <w:r w:rsidR="00772575">
        <w:t>the difficulty in understanding their overall function in a dynamic network context.</w:t>
      </w:r>
      <w:r w:rsidR="007433AD">
        <w:t xml:space="preserve"> </w:t>
      </w:r>
      <w:r w:rsidR="00070C2A" w:rsidRPr="000D3164">
        <w:rPr>
          <w:color w:val="548DD4" w:themeColor="text2" w:themeTint="99"/>
        </w:rPr>
        <w:t xml:space="preserve">Although in yeast and mammalian cells the metabolic response to oxidative stress was hypothesized to be caused mostly by GAPDH inhibition, we find that for </w:t>
      </w:r>
      <w:r w:rsidR="00070C2A" w:rsidRPr="000D3164">
        <w:rPr>
          <w:i/>
          <w:color w:val="548DD4" w:themeColor="text2" w:themeTint="99"/>
        </w:rPr>
        <w:t>E. coli</w:t>
      </w:r>
      <w:r w:rsidR="00070C2A" w:rsidRPr="000D3164">
        <w:rPr>
          <w:color w:val="548DD4" w:themeColor="text2" w:themeTint="99"/>
        </w:rPr>
        <w:t xml:space="preserve"> it is a necessary interaction, </w:t>
      </w:r>
      <w:r w:rsidR="008B570B" w:rsidRPr="000D3164">
        <w:rPr>
          <w:color w:val="548DD4" w:themeColor="text2" w:themeTint="99"/>
        </w:rPr>
        <w:t>but</w:t>
      </w:r>
      <w:r w:rsidR="00070C2A" w:rsidRPr="000D3164">
        <w:rPr>
          <w:color w:val="548DD4" w:themeColor="text2" w:themeTint="99"/>
        </w:rPr>
        <w:t xml:space="preserve"> definitely not sufficient. </w:t>
      </w:r>
      <w:r w:rsidR="008B570B" w:rsidRPr="000D3164">
        <w:rPr>
          <w:color w:val="548DD4" w:themeColor="text2" w:themeTint="99"/>
        </w:rPr>
        <w:t xml:space="preserve">We reveal the </w:t>
      </w:r>
      <w:r w:rsidR="007E4218" w:rsidRPr="000D3164">
        <w:rPr>
          <w:color w:val="548DD4" w:themeColor="text2" w:themeTint="99"/>
        </w:rPr>
        <w:t xml:space="preserve">important </w:t>
      </w:r>
      <w:r w:rsidR="008B570B" w:rsidRPr="000D3164">
        <w:rPr>
          <w:color w:val="548DD4" w:themeColor="text2" w:themeTint="99"/>
        </w:rPr>
        <w:t>regulatory functional role of the previously identified</w:t>
      </w:r>
      <w:r w:rsidR="00DE55D0" w:rsidRPr="000D3164">
        <w:rPr>
          <w:color w:val="548DD4" w:themeColor="text2" w:themeTint="99"/>
        </w:rPr>
        <w:t>,</w:t>
      </w:r>
      <w:r w:rsidR="008B570B" w:rsidRPr="000D3164">
        <w:rPr>
          <w:color w:val="548DD4" w:themeColor="text2" w:themeTint="99"/>
        </w:rPr>
        <w:t xml:space="preserve"> but not functionally characterized</w:t>
      </w:r>
      <w:r w:rsidR="00DE55D0" w:rsidRPr="000D3164">
        <w:rPr>
          <w:color w:val="548DD4" w:themeColor="text2" w:themeTint="99"/>
        </w:rPr>
        <w:t>,</w:t>
      </w:r>
      <w:r w:rsidR="008B570B" w:rsidRPr="000D3164">
        <w:rPr>
          <w:color w:val="548DD4" w:themeColor="text2" w:themeTint="99"/>
        </w:rPr>
        <w:t xml:space="preserve"> interaction of NADPH inhibition on G6PDH and connect it</w:t>
      </w:r>
      <w:r w:rsidR="007E4218" w:rsidRPr="000D3164">
        <w:rPr>
          <w:color w:val="548DD4" w:themeColor="text2" w:themeTint="99"/>
        </w:rPr>
        <w:t xml:space="preserve"> with the oxidative stress response</w:t>
      </w:r>
      <w:r w:rsidR="00B64C41" w:rsidRPr="000D3164">
        <w:rPr>
          <w:color w:val="548DD4" w:themeColor="text2" w:themeTint="99"/>
        </w:rPr>
        <w:t>. However, we</w:t>
      </w:r>
      <w:r w:rsidR="007E4218" w:rsidRPr="000D3164">
        <w:rPr>
          <w:color w:val="548DD4" w:themeColor="text2" w:themeTint="99"/>
        </w:rPr>
        <w:t xml:space="preserve"> also</w:t>
      </w:r>
      <w:r w:rsidR="008B570B" w:rsidRPr="000D3164">
        <w:rPr>
          <w:color w:val="548DD4" w:themeColor="text2" w:themeTint="99"/>
        </w:rPr>
        <w:t xml:space="preserve"> </w:t>
      </w:r>
      <w:r w:rsidR="00B64C41" w:rsidRPr="000D3164">
        <w:rPr>
          <w:color w:val="548DD4" w:themeColor="text2" w:themeTint="99"/>
        </w:rPr>
        <w:t xml:space="preserve">connect it </w:t>
      </w:r>
      <w:r w:rsidR="008B570B" w:rsidRPr="000D3164">
        <w:rPr>
          <w:color w:val="548DD4" w:themeColor="text2" w:themeTint="99"/>
        </w:rPr>
        <w:t>with a</w:t>
      </w:r>
      <w:r w:rsidR="007E4218" w:rsidRPr="000D3164">
        <w:rPr>
          <w:color w:val="548DD4" w:themeColor="text2" w:themeTint="99"/>
        </w:rPr>
        <w:t xml:space="preserve"> more general</w:t>
      </w:r>
      <w:r w:rsidR="008B570B" w:rsidRPr="000D3164">
        <w:rPr>
          <w:color w:val="548DD4" w:themeColor="text2" w:themeTint="99"/>
        </w:rPr>
        <w:t xml:space="preserve"> fund</w:t>
      </w:r>
      <w:r w:rsidR="007E4218" w:rsidRPr="000D3164">
        <w:rPr>
          <w:color w:val="548DD4" w:themeColor="text2" w:themeTint="99"/>
        </w:rPr>
        <w:t xml:space="preserve">amental tradeoff cells face: </w:t>
      </w:r>
      <w:r w:rsidR="00537859" w:rsidRPr="000D3164">
        <w:rPr>
          <w:color w:val="548DD4" w:themeColor="text2" w:themeTint="99"/>
        </w:rPr>
        <w:t>effective</w:t>
      </w:r>
      <w:r w:rsidR="00DB2AB4" w:rsidRPr="000D3164">
        <w:rPr>
          <w:color w:val="548DD4" w:themeColor="text2" w:themeTint="99"/>
        </w:rPr>
        <w:t xml:space="preserve"> </w:t>
      </w:r>
      <w:r w:rsidR="007E4218" w:rsidRPr="000D3164">
        <w:rPr>
          <w:color w:val="548DD4" w:themeColor="text2" w:themeTint="99"/>
        </w:rPr>
        <w:t xml:space="preserve">regulation of enzymes by small molecules comes at a cost (Reznik, Christodoulou et al in case it is out soon), which in our case is the reserve flux capacity at steady state. </w:t>
      </w:r>
      <w:commentRangeStart w:id="2"/>
      <w:commentRangeStart w:id="3"/>
      <w:r w:rsidR="00D42935">
        <w:t>The function of the product feedback inhibition of G6PDH by NADPH we identified here, could be</w:t>
      </w:r>
      <w:r w:rsidR="00255023">
        <w:t xml:space="preserve"> also</w:t>
      </w:r>
      <w:r w:rsidR="00D42935">
        <w:t xml:space="preserve"> related to the intrinsic </w:t>
      </w:r>
      <w:r w:rsidR="00E90166">
        <w:t>capacity of cells for tolerance</w:t>
      </w:r>
      <w:r w:rsidR="006C5CAC">
        <w:t xml:space="preserve"> </w:t>
      </w:r>
      <w:r w:rsidR="006C5CAC">
        <w:fldChar w:fldCharType="begin" w:fldLock="1"/>
      </w:r>
      <w:r w:rsidR="00C47BCA">
        <w:instrText>ADDIN CSL_CITATION { "citationItems" : [ { "id" : "ITEM-1", "itemData" : { "DOI" : "10.1038/nrmicro.2016.34", "author" : [ { "dropping-particle" : "", "family" : "Brauner", "given" : "Asher", "non-dropping-particle" : "", "parse-names" : false, "suffix" : "" }, { "dropping-particle" : "", "family" : "Fridman", "given" : "Ofer", "non-dropping-particle" : "", "parse-names" : false, "suffix" : "" }, { "dropping-particle" : "", "family" : "Gefen", "given" : "Orit", "non-dropping-particle" : "", "parse-names" : false, "suffix" : "" }, { "dropping-particle" : "", "family" : "Balaban", "given" : "Nathalie Q.", "non-dropping-particle" : "", "parse-names" : false, "suffix" : "" } ], "container-title" : "Nature Reviews Microbiology", "id" : "ITEM-1", "issue" : "5", "issued" : { "date-parts" : [ [ "2016" ] ] }, "page" : "320", "publisher" : "Nature Research", "title" : "Distinguishing between resistance, tolerance and persistence to antibiotic treatment", "type" : "article-journal", "volume" : "14" }, "uris" : [ "http://www.mendeley.com/documents/?uuid=899035bd-d631-3bb8-b6a8-94f48b40f15c" ] } ], "mendeley" : { "formattedCitation" : "(Brauner et al. 2016)", "plainTextFormattedCitation" : "(Brauner et al. 2016)", "previouslyFormattedCitation" : "(Brauner et al. 2016)" }, "properties" : { "noteIndex" : 0 }, "schema" : "https://github.com/citation-style-language/schema/raw/master/csl-citation.json" }</w:instrText>
      </w:r>
      <w:r w:rsidR="006C5CAC">
        <w:fldChar w:fldCharType="separate"/>
      </w:r>
      <w:r w:rsidR="006C5CAC" w:rsidRPr="006C5CAC">
        <w:rPr>
          <w:noProof/>
        </w:rPr>
        <w:t>(Brauner et al. 2016)</w:t>
      </w:r>
      <w:r w:rsidR="006C5CAC">
        <w:fldChar w:fldCharType="end"/>
      </w:r>
      <w:r w:rsidR="00E90166">
        <w:t xml:space="preserve"> against oxidative stress, a finding that could help us better understand how cells operate and orchestrate their regulatory circuits. </w:t>
      </w:r>
      <w:commentRangeEnd w:id="2"/>
      <w:r w:rsidR="00C70F5A">
        <w:rPr>
          <w:rStyle w:val="CommentReference"/>
        </w:rPr>
        <w:commentReference w:id="2"/>
      </w:r>
      <w:commentRangeEnd w:id="3"/>
    </w:p>
    <w:p w14:paraId="13919121" w14:textId="008CB017" w:rsidR="00243684" w:rsidRDefault="004930AD">
      <w:r>
        <w:rPr>
          <w:rStyle w:val="CommentReference"/>
        </w:rPr>
        <w:commentReference w:id="3"/>
      </w:r>
      <w:r w:rsidR="00C70F5A">
        <w:t>To</w:t>
      </w:r>
      <w:r w:rsidR="00243684">
        <w:t xml:space="preserve"> </w:t>
      </w:r>
      <w:r w:rsidR="00E141C5">
        <w:t xml:space="preserve">enable systematic mapping of allosteric interactions </w:t>
      </w:r>
      <w:r w:rsidR="00C70F5A">
        <w:t xml:space="preserve">and to identify their </w:t>
      </w:r>
      <w:r w:rsidR="00E141C5">
        <w:t>functional relevance</w:t>
      </w:r>
      <w:r w:rsidR="00C70F5A">
        <w:t xml:space="preserve">, </w:t>
      </w:r>
      <w:r w:rsidR="00C70F5A" w:rsidRPr="000D3164">
        <w:rPr>
          <w:color w:val="548DD4" w:themeColor="text2" w:themeTint="99"/>
        </w:rPr>
        <w:t>we had to develop a more effici</w:t>
      </w:r>
      <w:r w:rsidR="00414510" w:rsidRPr="000D3164">
        <w:rPr>
          <w:color w:val="548DD4" w:themeColor="text2" w:themeTint="99"/>
        </w:rPr>
        <w:t xml:space="preserve">ent computational algorithm that could </w:t>
      </w:r>
      <w:r w:rsidR="00FD55A6" w:rsidRPr="000D3164">
        <w:rPr>
          <w:color w:val="548DD4" w:themeColor="text2" w:themeTint="99"/>
        </w:rPr>
        <w:t xml:space="preserve">allow the execution of millions of simulations at a reasonable time frame. We developed such a partially scalable framework using principles from parallel computing, allowing us to exhaustively  explore most possible structural combinations for our system. </w:t>
      </w:r>
      <w:r w:rsidR="00414510" w:rsidRPr="000D3164">
        <w:rPr>
          <w:color w:val="548DD4" w:themeColor="text2" w:themeTint="99"/>
        </w:rPr>
        <w:t xml:space="preserve"> </w:t>
      </w:r>
      <w:r w:rsidR="00E141C5" w:rsidRPr="000D3164">
        <w:rPr>
          <w:color w:val="548DD4" w:themeColor="text2" w:themeTint="99"/>
        </w:rPr>
        <w:t xml:space="preserve"> </w:t>
      </w:r>
      <w:r w:rsidR="00C70F5A">
        <w:t xml:space="preserve">Beyond allosteric regulation of enzymes by small molecules, approach and algorithm are applicable to any type of kinetic modeling where dynamic data have to be interpreted mechanistically, for example in understanding kinase or transcription factor </w:t>
      </w:r>
      <w:commentRangeStart w:id="4"/>
      <w:commentRangeStart w:id="5"/>
      <w:r w:rsidR="00C70F5A">
        <w:t>regulation</w:t>
      </w:r>
      <w:commentRangeEnd w:id="4"/>
      <w:r w:rsidR="00C70F5A">
        <w:rPr>
          <w:rStyle w:val="CommentReference"/>
        </w:rPr>
        <w:commentReference w:id="4"/>
      </w:r>
      <w:commentRangeEnd w:id="5"/>
      <w:r w:rsidR="007B1338">
        <w:rPr>
          <w:rStyle w:val="CommentReference"/>
        </w:rPr>
        <w:commentReference w:id="5"/>
      </w:r>
      <w:r w:rsidR="00C70F5A">
        <w:t xml:space="preserve">. </w:t>
      </w:r>
      <w:r w:rsidR="00DF67CD">
        <w:t xml:space="preserve"> </w:t>
      </w:r>
    </w:p>
    <w:p w14:paraId="53EE0A1F" w14:textId="01C50690" w:rsidR="000938A3" w:rsidRPr="005C3925" w:rsidRDefault="005C3925" w:rsidP="005C3925">
      <w:pPr>
        <w:pStyle w:val="Heading2"/>
        <w:ind w:left="-7"/>
        <w:rPr>
          <w:rFonts w:asciiTheme="minorHAnsi" w:hAnsiTheme="minorHAnsi"/>
        </w:rPr>
      </w:pPr>
      <w:r w:rsidRPr="00341ECC">
        <w:rPr>
          <w:rFonts w:asciiTheme="minorHAnsi" w:hAnsiTheme="minorHAnsi"/>
          <w:color w:val="000000"/>
        </w:rPr>
        <w:t>A</w:t>
      </w:r>
      <w:r>
        <w:rPr>
          <w:rFonts w:asciiTheme="minorHAnsi" w:hAnsiTheme="minorHAnsi"/>
          <w:color w:val="000000"/>
        </w:rPr>
        <w:t>uthor contributions</w:t>
      </w:r>
    </w:p>
    <w:p w14:paraId="55F5EF3D" w14:textId="32D24050" w:rsidR="00654EB2" w:rsidRDefault="00654EB2" w:rsidP="008A2B43">
      <w:pPr>
        <w:pStyle w:val="Heading2"/>
        <w:spacing w:before="20" w:line="240" w:lineRule="auto"/>
        <w:rPr>
          <w:rFonts w:asciiTheme="minorHAnsi" w:hAnsiTheme="minorHAnsi"/>
          <w:b w:val="0"/>
          <w:color w:val="000000"/>
          <w:sz w:val="22"/>
          <w:szCs w:val="22"/>
        </w:rPr>
      </w:pPr>
      <w:r w:rsidRPr="006145D4">
        <w:rPr>
          <w:rFonts w:asciiTheme="minorHAnsi" w:hAnsiTheme="minorHAnsi"/>
          <w:b w:val="0"/>
          <w:color w:val="000000"/>
          <w:sz w:val="22"/>
          <w:szCs w:val="22"/>
        </w:rPr>
        <w:t>D.C.</w:t>
      </w:r>
      <w:r w:rsidR="00D84CF6">
        <w:rPr>
          <w:rFonts w:asciiTheme="minorHAnsi" w:hAnsiTheme="minorHAnsi"/>
          <w:b w:val="0"/>
          <w:color w:val="000000"/>
          <w:sz w:val="22"/>
          <w:szCs w:val="22"/>
        </w:rPr>
        <w:t>,</w:t>
      </w:r>
      <w:r w:rsidRPr="006145D4">
        <w:rPr>
          <w:rFonts w:asciiTheme="minorHAnsi" w:hAnsiTheme="minorHAnsi"/>
          <w:b w:val="0"/>
          <w:color w:val="000000"/>
          <w:sz w:val="22"/>
          <w:szCs w:val="22"/>
        </w:rPr>
        <w:t xml:space="preserve"> H.L.</w:t>
      </w:r>
      <w:r w:rsidR="00D84CF6">
        <w:rPr>
          <w:rFonts w:asciiTheme="minorHAnsi" w:hAnsiTheme="minorHAnsi"/>
          <w:b w:val="0"/>
          <w:color w:val="000000"/>
          <w:sz w:val="22"/>
          <w:szCs w:val="22"/>
        </w:rPr>
        <w:t>, and U.S.</w:t>
      </w:r>
      <w:r w:rsidRPr="006145D4">
        <w:rPr>
          <w:rFonts w:asciiTheme="minorHAnsi" w:hAnsiTheme="minorHAnsi"/>
          <w:b w:val="0"/>
          <w:color w:val="000000"/>
          <w:sz w:val="22"/>
          <w:szCs w:val="22"/>
        </w:rPr>
        <w:t xml:space="preserve"> </w:t>
      </w:r>
      <w:r w:rsidR="00757AB3" w:rsidRPr="006145D4">
        <w:rPr>
          <w:rFonts w:asciiTheme="minorHAnsi" w:hAnsiTheme="minorHAnsi"/>
          <w:b w:val="0"/>
          <w:color w:val="000000"/>
          <w:sz w:val="22"/>
          <w:szCs w:val="22"/>
        </w:rPr>
        <w:t xml:space="preserve">conceived and </w:t>
      </w:r>
      <w:r w:rsidR="00C62FC4" w:rsidRPr="006145D4">
        <w:rPr>
          <w:rFonts w:asciiTheme="minorHAnsi" w:hAnsiTheme="minorHAnsi"/>
          <w:b w:val="0"/>
          <w:color w:val="000000"/>
          <w:sz w:val="22"/>
          <w:szCs w:val="22"/>
        </w:rPr>
        <w:t xml:space="preserve">designed the </w:t>
      </w:r>
      <w:r w:rsidR="00C156BA" w:rsidRPr="006145D4">
        <w:rPr>
          <w:rFonts w:asciiTheme="minorHAnsi" w:hAnsiTheme="minorHAnsi"/>
          <w:b w:val="0"/>
          <w:color w:val="000000"/>
          <w:sz w:val="22"/>
          <w:szCs w:val="22"/>
        </w:rPr>
        <w:t>study</w:t>
      </w:r>
      <w:r w:rsidR="00A569A0" w:rsidRPr="006145D4">
        <w:rPr>
          <w:rFonts w:asciiTheme="minorHAnsi" w:hAnsiTheme="minorHAnsi"/>
          <w:b w:val="0"/>
          <w:color w:val="000000"/>
          <w:sz w:val="22"/>
          <w:szCs w:val="22"/>
        </w:rPr>
        <w:t>. D.C.</w:t>
      </w:r>
      <w:r w:rsidR="00C62FC4" w:rsidRPr="006145D4">
        <w:rPr>
          <w:rFonts w:asciiTheme="minorHAnsi" w:hAnsiTheme="minorHAnsi"/>
          <w:b w:val="0"/>
          <w:color w:val="000000"/>
          <w:sz w:val="22"/>
          <w:szCs w:val="22"/>
        </w:rPr>
        <w:t xml:space="preserve"> and </w:t>
      </w:r>
      <w:r w:rsidR="00A569A0" w:rsidRPr="006145D4">
        <w:rPr>
          <w:rFonts w:asciiTheme="minorHAnsi" w:hAnsiTheme="minorHAnsi"/>
          <w:b w:val="0"/>
          <w:color w:val="000000"/>
          <w:sz w:val="22"/>
          <w:szCs w:val="22"/>
        </w:rPr>
        <w:t xml:space="preserve">H.L. </w:t>
      </w:r>
      <w:r w:rsidR="00C62FC4" w:rsidRPr="006145D4">
        <w:rPr>
          <w:rFonts w:asciiTheme="minorHAnsi" w:hAnsiTheme="minorHAnsi"/>
          <w:b w:val="0"/>
          <w:color w:val="000000"/>
          <w:sz w:val="22"/>
          <w:szCs w:val="22"/>
        </w:rPr>
        <w:t>performed</w:t>
      </w:r>
      <w:r w:rsidR="00A569A0" w:rsidRPr="006145D4">
        <w:rPr>
          <w:rFonts w:asciiTheme="minorHAnsi" w:hAnsiTheme="minorHAnsi"/>
          <w:b w:val="0"/>
          <w:color w:val="000000"/>
          <w:sz w:val="22"/>
          <w:szCs w:val="22"/>
        </w:rPr>
        <w:t xml:space="preserve"> the</w:t>
      </w:r>
      <w:r w:rsidR="00C62FC4" w:rsidRPr="006145D4">
        <w:rPr>
          <w:rFonts w:asciiTheme="minorHAnsi" w:hAnsiTheme="minorHAnsi"/>
          <w:b w:val="0"/>
          <w:color w:val="000000"/>
          <w:sz w:val="22"/>
          <w:szCs w:val="22"/>
        </w:rPr>
        <w:t xml:space="preserve"> </w:t>
      </w:r>
      <w:r w:rsidR="00A569A0" w:rsidRPr="006145D4">
        <w:rPr>
          <w:rFonts w:asciiTheme="minorHAnsi" w:hAnsiTheme="minorHAnsi"/>
          <w:b w:val="0"/>
          <w:color w:val="000000"/>
          <w:sz w:val="22"/>
          <w:szCs w:val="22"/>
        </w:rPr>
        <w:t xml:space="preserve">dynamic </w:t>
      </w:r>
      <w:r w:rsidR="00C62FC4" w:rsidRPr="006145D4">
        <w:rPr>
          <w:rFonts w:asciiTheme="minorHAnsi" w:hAnsiTheme="minorHAnsi"/>
          <w:b w:val="0"/>
          <w:color w:val="000000"/>
          <w:sz w:val="22"/>
          <w:szCs w:val="22"/>
        </w:rPr>
        <w:t>experiments. D</w:t>
      </w:r>
      <w:r w:rsidR="00B2030E" w:rsidRPr="006145D4">
        <w:rPr>
          <w:rFonts w:asciiTheme="minorHAnsi" w:hAnsiTheme="minorHAnsi"/>
          <w:b w:val="0"/>
          <w:color w:val="000000"/>
          <w:sz w:val="22"/>
          <w:szCs w:val="22"/>
        </w:rPr>
        <w:t>.</w:t>
      </w:r>
      <w:r w:rsidR="00C62FC4" w:rsidRPr="006145D4">
        <w:rPr>
          <w:rFonts w:asciiTheme="minorHAnsi" w:hAnsiTheme="minorHAnsi"/>
          <w:b w:val="0"/>
          <w:color w:val="000000"/>
          <w:sz w:val="22"/>
          <w:szCs w:val="22"/>
        </w:rPr>
        <w:t>C</w:t>
      </w:r>
      <w:r w:rsidR="00B2030E" w:rsidRPr="006145D4">
        <w:rPr>
          <w:rFonts w:asciiTheme="minorHAnsi" w:hAnsiTheme="minorHAnsi"/>
          <w:b w:val="0"/>
          <w:color w:val="000000"/>
          <w:sz w:val="22"/>
          <w:szCs w:val="22"/>
        </w:rPr>
        <w:t>.</w:t>
      </w:r>
      <w:r w:rsidRPr="006145D4">
        <w:rPr>
          <w:rFonts w:asciiTheme="minorHAnsi" w:hAnsiTheme="minorHAnsi"/>
          <w:b w:val="0"/>
          <w:color w:val="000000"/>
          <w:sz w:val="22"/>
          <w:szCs w:val="22"/>
        </w:rPr>
        <w:t xml:space="preserve"> </w:t>
      </w:r>
      <w:r w:rsidR="00AA25BB" w:rsidRPr="006145D4">
        <w:rPr>
          <w:rFonts w:asciiTheme="minorHAnsi" w:hAnsiTheme="minorHAnsi"/>
          <w:b w:val="0"/>
          <w:color w:val="000000"/>
          <w:sz w:val="22"/>
          <w:szCs w:val="22"/>
        </w:rPr>
        <w:t xml:space="preserve">designed and </w:t>
      </w:r>
      <w:r w:rsidR="00C62FC4" w:rsidRPr="006145D4">
        <w:rPr>
          <w:rFonts w:asciiTheme="minorHAnsi" w:hAnsiTheme="minorHAnsi"/>
          <w:b w:val="0"/>
          <w:color w:val="000000"/>
          <w:sz w:val="22"/>
          <w:szCs w:val="22"/>
        </w:rPr>
        <w:t xml:space="preserve">implemented the parallel </w:t>
      </w:r>
      <w:r w:rsidR="00437FA6" w:rsidRPr="006145D4">
        <w:rPr>
          <w:rFonts w:asciiTheme="minorHAnsi" w:hAnsiTheme="minorHAnsi"/>
          <w:b w:val="0"/>
          <w:color w:val="000000"/>
          <w:sz w:val="22"/>
          <w:szCs w:val="22"/>
        </w:rPr>
        <w:t xml:space="preserve">ensemble modelling </w:t>
      </w:r>
      <w:r w:rsidR="00C62FC4" w:rsidRPr="006145D4">
        <w:rPr>
          <w:rFonts w:asciiTheme="minorHAnsi" w:hAnsiTheme="minorHAnsi"/>
          <w:b w:val="0"/>
          <w:color w:val="000000"/>
          <w:sz w:val="22"/>
          <w:szCs w:val="22"/>
        </w:rPr>
        <w:t xml:space="preserve">algorithm, </w:t>
      </w:r>
      <w:r w:rsidRPr="006145D4">
        <w:rPr>
          <w:rFonts w:asciiTheme="minorHAnsi" w:hAnsiTheme="minorHAnsi"/>
          <w:b w:val="0"/>
          <w:color w:val="000000"/>
          <w:sz w:val="22"/>
          <w:szCs w:val="22"/>
        </w:rPr>
        <w:t xml:space="preserve">performed the </w:t>
      </w:r>
      <w:r w:rsidR="00915DC4" w:rsidRPr="006145D4">
        <w:rPr>
          <w:rFonts w:asciiTheme="minorHAnsi" w:hAnsiTheme="minorHAnsi"/>
          <w:b w:val="0"/>
          <w:color w:val="000000"/>
          <w:sz w:val="22"/>
          <w:szCs w:val="22"/>
        </w:rPr>
        <w:t xml:space="preserve">computational </w:t>
      </w:r>
      <w:r w:rsidRPr="006145D4">
        <w:rPr>
          <w:rFonts w:asciiTheme="minorHAnsi" w:hAnsiTheme="minorHAnsi"/>
          <w:b w:val="0"/>
          <w:color w:val="000000"/>
          <w:sz w:val="22"/>
          <w:szCs w:val="22"/>
        </w:rPr>
        <w:t>analys</w:t>
      </w:r>
      <w:r w:rsidR="004C0DA5" w:rsidRPr="006145D4">
        <w:rPr>
          <w:rFonts w:asciiTheme="minorHAnsi" w:hAnsiTheme="minorHAnsi"/>
          <w:b w:val="0"/>
          <w:color w:val="000000"/>
          <w:sz w:val="22"/>
          <w:szCs w:val="22"/>
        </w:rPr>
        <w:t>e</w:t>
      </w:r>
      <w:r w:rsidRPr="006145D4">
        <w:rPr>
          <w:rFonts w:asciiTheme="minorHAnsi" w:hAnsiTheme="minorHAnsi"/>
          <w:b w:val="0"/>
          <w:color w:val="000000"/>
          <w:sz w:val="22"/>
          <w:szCs w:val="22"/>
        </w:rPr>
        <w:t xml:space="preserve">s and wrote the </w:t>
      </w:r>
      <w:r w:rsidR="004353BD" w:rsidRPr="006145D4">
        <w:rPr>
          <w:rFonts w:asciiTheme="minorHAnsi" w:hAnsiTheme="minorHAnsi"/>
          <w:b w:val="0"/>
          <w:color w:val="000000"/>
          <w:sz w:val="22"/>
          <w:szCs w:val="22"/>
        </w:rPr>
        <w:t>manuscript</w:t>
      </w:r>
      <w:r w:rsidR="00544034" w:rsidRPr="006145D4">
        <w:rPr>
          <w:rFonts w:asciiTheme="minorHAnsi" w:hAnsiTheme="minorHAnsi"/>
          <w:b w:val="0"/>
          <w:color w:val="000000"/>
          <w:sz w:val="22"/>
          <w:szCs w:val="22"/>
        </w:rPr>
        <w:t xml:space="preserve">. </w:t>
      </w:r>
      <w:r w:rsidR="00517CBB" w:rsidRPr="006145D4">
        <w:rPr>
          <w:rFonts w:asciiTheme="minorHAnsi" w:hAnsiTheme="minorHAnsi"/>
          <w:b w:val="0"/>
          <w:color w:val="000000"/>
          <w:sz w:val="22"/>
          <w:szCs w:val="22"/>
        </w:rPr>
        <w:t>T.F. performed the in</w:t>
      </w:r>
      <w:r w:rsidR="00D84CF6">
        <w:rPr>
          <w:rFonts w:asciiTheme="minorHAnsi" w:hAnsiTheme="minorHAnsi"/>
          <w:b w:val="0"/>
          <w:color w:val="000000"/>
          <w:sz w:val="22"/>
          <w:szCs w:val="22"/>
        </w:rPr>
        <w:t xml:space="preserve"> </w:t>
      </w:r>
      <w:r w:rsidR="00517CBB" w:rsidRPr="006145D4">
        <w:rPr>
          <w:rFonts w:asciiTheme="minorHAnsi" w:hAnsiTheme="minorHAnsi"/>
          <w:b w:val="0"/>
          <w:color w:val="000000"/>
          <w:sz w:val="22"/>
          <w:szCs w:val="22"/>
        </w:rPr>
        <w:t xml:space="preserve">vitro </w:t>
      </w:r>
      <w:r w:rsidR="00EF50DA" w:rsidRPr="006145D4">
        <w:rPr>
          <w:rFonts w:asciiTheme="minorHAnsi" w:hAnsiTheme="minorHAnsi"/>
          <w:b w:val="0"/>
          <w:color w:val="000000"/>
          <w:sz w:val="22"/>
          <w:szCs w:val="22"/>
        </w:rPr>
        <w:t>experiments</w:t>
      </w:r>
      <w:r w:rsidR="00517CBB" w:rsidRPr="006145D4">
        <w:rPr>
          <w:rFonts w:asciiTheme="minorHAnsi" w:hAnsiTheme="minorHAnsi"/>
          <w:b w:val="0"/>
          <w:color w:val="000000"/>
          <w:sz w:val="22"/>
          <w:szCs w:val="22"/>
        </w:rPr>
        <w:t xml:space="preserve"> </w:t>
      </w:r>
      <w:r w:rsidR="00EF50DA" w:rsidRPr="006145D4">
        <w:rPr>
          <w:rFonts w:asciiTheme="minorHAnsi" w:hAnsiTheme="minorHAnsi"/>
          <w:b w:val="0"/>
          <w:color w:val="000000"/>
          <w:sz w:val="22"/>
          <w:szCs w:val="22"/>
        </w:rPr>
        <w:t>and analysis of G6PDH activity. K.K. assisted with experiments and L.G. with computational analyses.</w:t>
      </w:r>
      <w:r w:rsidR="00051E7C" w:rsidRPr="006145D4">
        <w:rPr>
          <w:rFonts w:asciiTheme="minorHAnsi" w:hAnsiTheme="minorHAnsi"/>
          <w:b w:val="0"/>
          <w:color w:val="000000"/>
          <w:sz w:val="22"/>
          <w:szCs w:val="22"/>
        </w:rPr>
        <w:t xml:space="preserve"> </w:t>
      </w:r>
      <w:r w:rsidRPr="006145D4">
        <w:rPr>
          <w:rFonts w:asciiTheme="minorHAnsi" w:hAnsiTheme="minorHAnsi"/>
          <w:b w:val="0"/>
          <w:color w:val="000000"/>
          <w:sz w:val="22"/>
          <w:szCs w:val="22"/>
        </w:rPr>
        <w:t>U.S. supervised the study</w:t>
      </w:r>
      <w:r w:rsidR="00376B0D" w:rsidRPr="006145D4">
        <w:rPr>
          <w:rFonts w:asciiTheme="minorHAnsi" w:hAnsiTheme="minorHAnsi"/>
          <w:b w:val="0"/>
          <w:color w:val="000000"/>
          <w:sz w:val="22"/>
          <w:szCs w:val="22"/>
        </w:rPr>
        <w:t xml:space="preserve"> and wrote the manuscript</w:t>
      </w:r>
      <w:r w:rsidRPr="006145D4">
        <w:rPr>
          <w:rFonts w:asciiTheme="minorHAnsi" w:hAnsiTheme="minorHAnsi"/>
          <w:b w:val="0"/>
          <w:color w:val="000000"/>
          <w:sz w:val="22"/>
          <w:szCs w:val="22"/>
        </w:rPr>
        <w:t>. All authors read and approved the final manuscript.</w:t>
      </w:r>
    </w:p>
    <w:p w14:paraId="36BF8D08" w14:textId="77777777" w:rsidR="007254E2" w:rsidRPr="007254E2" w:rsidRDefault="007254E2" w:rsidP="007254E2"/>
    <w:p w14:paraId="08AED381" w14:textId="77777777" w:rsidR="00341ECC" w:rsidRPr="00341ECC" w:rsidRDefault="00341ECC" w:rsidP="00341ECC">
      <w:pPr>
        <w:pStyle w:val="Heading2"/>
        <w:ind w:left="-7"/>
        <w:rPr>
          <w:rFonts w:asciiTheme="minorHAnsi" w:hAnsiTheme="minorHAnsi"/>
        </w:rPr>
      </w:pPr>
      <w:r w:rsidRPr="00341ECC">
        <w:rPr>
          <w:rFonts w:asciiTheme="minorHAnsi" w:hAnsiTheme="minorHAnsi"/>
          <w:color w:val="000000"/>
        </w:rPr>
        <w:t>Acknowledgements</w:t>
      </w:r>
    </w:p>
    <w:p w14:paraId="0A400E7E" w14:textId="09E5C1F6" w:rsidR="00341ECC" w:rsidRPr="006145D4" w:rsidRDefault="00341ECC" w:rsidP="00341ECC">
      <w:pPr>
        <w:rPr>
          <w:color w:val="000000"/>
        </w:rPr>
      </w:pPr>
      <w:r w:rsidRPr="006145D4">
        <w:rPr>
          <w:color w:val="000000"/>
        </w:rPr>
        <w:t xml:space="preserve">We thank </w:t>
      </w:r>
      <w:r w:rsidR="00AF6A76" w:rsidRPr="006145D4">
        <w:rPr>
          <w:color w:val="000000"/>
        </w:rPr>
        <w:t xml:space="preserve">Elad </w:t>
      </w:r>
      <w:r w:rsidRPr="006145D4">
        <w:rPr>
          <w:color w:val="000000"/>
        </w:rPr>
        <w:t>Noor, Andreas Kuehne and Nicola Zamboni for fruitful discussions and helpful suggestions. This work was partly funded by the Swiss Initiative in Systems Biology (SystemsX.ch) IPhD fellowship to DC.</w:t>
      </w:r>
    </w:p>
    <w:p w14:paraId="14A40C5A" w14:textId="6BFB82B1" w:rsidR="00ED3F0F" w:rsidRPr="00341ECC" w:rsidRDefault="00E776B1" w:rsidP="00341ECC">
      <w:pPr>
        <w:rPr>
          <w:b/>
          <w:sz w:val="26"/>
          <w:szCs w:val="26"/>
          <w:lang w:val="es-ES"/>
        </w:rPr>
      </w:pPr>
      <w:r w:rsidRPr="00341ECC">
        <w:rPr>
          <w:b/>
          <w:sz w:val="26"/>
          <w:szCs w:val="26"/>
          <w:lang w:val="es-ES"/>
        </w:rPr>
        <w:br w:type="column"/>
      </w:r>
      <w:r w:rsidR="00ED3F0F" w:rsidRPr="00341ECC">
        <w:rPr>
          <w:b/>
          <w:sz w:val="26"/>
          <w:szCs w:val="26"/>
        </w:rPr>
        <w:lastRenderedPageBreak/>
        <w:t>Figures</w:t>
      </w:r>
    </w:p>
    <w:p w14:paraId="747A9A41" w14:textId="77777777" w:rsidR="00ED3F0F" w:rsidRDefault="00ED3F0F" w:rsidP="00ED3F0F"/>
    <w:p w14:paraId="1E7CAD58" w14:textId="77777777" w:rsidR="00ED3F0F" w:rsidRDefault="00ED3F0F" w:rsidP="00ED3F0F">
      <w:pPr>
        <w:jc w:val="center"/>
      </w:pPr>
      <w:r>
        <w:rPr>
          <w:noProof/>
          <w:lang w:val="de-CH" w:eastAsia="de-CH"/>
        </w:rPr>
        <w:drawing>
          <wp:inline distT="0" distB="0" distL="0" distR="0" wp14:anchorId="6DCCC9E8" wp14:editId="646ABB3F">
            <wp:extent cx="2862469" cy="3411521"/>
            <wp:effectExtent l="0" t="0" r="0" b="0"/>
            <wp:docPr id="7" name="Picture 7" descr="C:\PhD\PentosePhosphatePathway\Paper\Figs\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hD\PentosePhosphatePathway\Paper\Figs\Figu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1137" cy="3409933"/>
                    </a:xfrm>
                    <a:prstGeom prst="rect">
                      <a:avLst/>
                    </a:prstGeom>
                    <a:noFill/>
                    <a:ln>
                      <a:noFill/>
                    </a:ln>
                  </pic:spPr>
                </pic:pic>
              </a:graphicData>
            </a:graphic>
          </wp:inline>
        </w:drawing>
      </w:r>
    </w:p>
    <w:p w14:paraId="3012DADE" w14:textId="77777777" w:rsidR="00ED3F0F" w:rsidRDefault="00ED3F0F" w:rsidP="00ED3F0F">
      <w:pPr>
        <w:pStyle w:val="Caption"/>
        <w:jc w:val="center"/>
        <w:rPr>
          <w:noProof/>
        </w:rPr>
      </w:pPr>
      <w:r>
        <w:t xml:space="preserve">Figure </w:t>
      </w:r>
      <w:r w:rsidR="00800447">
        <w:fldChar w:fldCharType="begin"/>
      </w:r>
      <w:r w:rsidR="00800447">
        <w:instrText xml:space="preserve"> SEQ Figure \* ARABIC </w:instrText>
      </w:r>
      <w:r w:rsidR="00800447">
        <w:fldChar w:fldCharType="separate"/>
      </w:r>
      <w:r w:rsidR="00045A8D">
        <w:rPr>
          <w:noProof/>
        </w:rPr>
        <w:t>1</w:t>
      </w:r>
      <w:r w:rsidR="00800447">
        <w:rPr>
          <w:noProof/>
        </w:rPr>
        <w:fldChar w:fldCharType="end"/>
      </w:r>
    </w:p>
    <w:p w14:paraId="5E633E94" w14:textId="77777777" w:rsidR="00ED3F0F" w:rsidRPr="00C07E5D" w:rsidRDefault="00ED3F0F" w:rsidP="00ED3F0F">
      <w:pPr>
        <w:pStyle w:val="Caption"/>
        <w:jc w:val="center"/>
      </w:pPr>
      <w:r w:rsidRPr="00C07E5D">
        <w:rPr>
          <w:color w:val="auto"/>
        </w:rPr>
        <w:t>----------------------------------- ALTERNATIVE FIGURE 1 ---------------------------------</w:t>
      </w:r>
    </w:p>
    <w:p w14:paraId="20649BFE" w14:textId="77777777" w:rsidR="00ED3F0F" w:rsidRDefault="00ED3F0F" w:rsidP="00ED3F0F">
      <w:pPr>
        <w:pStyle w:val="Caption"/>
        <w:jc w:val="center"/>
      </w:pPr>
      <w:r>
        <w:rPr>
          <w:noProof/>
          <w:lang w:val="de-CH" w:eastAsia="de-CH"/>
        </w:rPr>
        <w:drawing>
          <wp:inline distT="0" distB="0" distL="0" distR="0" wp14:anchorId="6D9E445D" wp14:editId="6BB193E0">
            <wp:extent cx="3124863" cy="3577066"/>
            <wp:effectExtent l="0" t="0" r="0" b="4445"/>
            <wp:docPr id="10" name="Picture 10" descr="C:\PhD\PentosePhosphatePathway\Paper\Figs\Figure1alter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hD\PentosePhosphatePathway\Paper\Figs\Figure1alternativ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6706" cy="3579176"/>
                    </a:xfrm>
                    <a:prstGeom prst="rect">
                      <a:avLst/>
                    </a:prstGeom>
                    <a:noFill/>
                    <a:ln>
                      <a:noFill/>
                    </a:ln>
                  </pic:spPr>
                </pic:pic>
              </a:graphicData>
            </a:graphic>
          </wp:inline>
        </w:drawing>
      </w:r>
      <w:r>
        <w:br w:type="column"/>
      </w:r>
      <w:r>
        <w:rPr>
          <w:noProof/>
          <w:lang w:val="de-CH" w:eastAsia="de-CH"/>
        </w:rPr>
        <w:lastRenderedPageBreak/>
        <w:drawing>
          <wp:inline distT="0" distB="0" distL="0" distR="0" wp14:anchorId="1682EE64" wp14:editId="3800291A">
            <wp:extent cx="6064491" cy="645143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hD\PentosePhosphatePathway\Paper\Figs\Fig2.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064491" cy="6451433"/>
                    </a:xfrm>
                    <a:prstGeom prst="rect">
                      <a:avLst/>
                    </a:prstGeom>
                    <a:noFill/>
                    <a:ln>
                      <a:noFill/>
                    </a:ln>
                  </pic:spPr>
                </pic:pic>
              </a:graphicData>
            </a:graphic>
          </wp:inline>
        </w:drawing>
      </w:r>
      <w:r w:rsidRPr="00134875">
        <w:rPr>
          <w:noProof/>
        </w:rPr>
        <w:t xml:space="preserve"> </w:t>
      </w:r>
      <w:r>
        <w:t xml:space="preserve">Figure </w:t>
      </w:r>
      <w:r w:rsidR="00800447">
        <w:fldChar w:fldCharType="begin"/>
      </w:r>
      <w:r w:rsidR="00800447">
        <w:instrText xml:space="preserve"> SEQ Figure \* ARABIC </w:instrText>
      </w:r>
      <w:r w:rsidR="00800447">
        <w:fldChar w:fldCharType="separate"/>
      </w:r>
      <w:r w:rsidR="00045A8D">
        <w:rPr>
          <w:noProof/>
        </w:rPr>
        <w:t>2</w:t>
      </w:r>
      <w:r w:rsidR="00800447">
        <w:rPr>
          <w:noProof/>
        </w:rPr>
        <w:fldChar w:fldCharType="end"/>
      </w:r>
    </w:p>
    <w:p w14:paraId="4EC12C26" w14:textId="77777777" w:rsidR="00ED3F0F" w:rsidRPr="00134875" w:rsidRDefault="00ED3F0F" w:rsidP="00ED3F0F">
      <w:pPr>
        <w:keepNext/>
        <w:jc w:val="center"/>
      </w:pPr>
      <w:r w:rsidRPr="00134875">
        <w:rPr>
          <w:noProof/>
          <w:lang w:val="de-CH" w:eastAsia="de-CH"/>
        </w:rPr>
        <w:lastRenderedPageBreak/>
        <w:drawing>
          <wp:inline distT="0" distB="0" distL="0" distR="0" wp14:anchorId="79359BD0" wp14:editId="18A784CF">
            <wp:extent cx="5969635" cy="7772400"/>
            <wp:effectExtent l="0" t="0" r="0" b="0"/>
            <wp:docPr id="8" name="Picture 8" descr="C:\PhD\PentosePhosphatePathway\Paper\Figs\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hD\PentosePhosphatePathway\Paper\Figs\Figur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9635" cy="7772400"/>
                    </a:xfrm>
                    <a:prstGeom prst="rect">
                      <a:avLst/>
                    </a:prstGeom>
                    <a:noFill/>
                    <a:ln>
                      <a:noFill/>
                    </a:ln>
                  </pic:spPr>
                </pic:pic>
              </a:graphicData>
            </a:graphic>
          </wp:inline>
        </w:drawing>
      </w:r>
    </w:p>
    <w:p w14:paraId="63C79594" w14:textId="77777777" w:rsidR="00ED3F0F" w:rsidRDefault="00ED3F0F" w:rsidP="00ED3F0F">
      <w:pPr>
        <w:pStyle w:val="Caption"/>
        <w:jc w:val="center"/>
      </w:pPr>
      <w:r>
        <w:t xml:space="preserve">Figure </w:t>
      </w:r>
      <w:r w:rsidR="00800447">
        <w:fldChar w:fldCharType="begin"/>
      </w:r>
      <w:r w:rsidR="00800447">
        <w:instrText xml:space="preserve"> SEQ Figure \* ARABIC </w:instrText>
      </w:r>
      <w:r w:rsidR="00800447">
        <w:fldChar w:fldCharType="separate"/>
      </w:r>
      <w:r w:rsidR="00045A8D">
        <w:rPr>
          <w:noProof/>
        </w:rPr>
        <w:t>3</w:t>
      </w:r>
      <w:r w:rsidR="00800447">
        <w:rPr>
          <w:noProof/>
        </w:rPr>
        <w:fldChar w:fldCharType="end"/>
      </w:r>
    </w:p>
    <w:p w14:paraId="7AC23E8E" w14:textId="77777777" w:rsidR="00ED3F0F" w:rsidRDefault="00ED3F0F" w:rsidP="00ED3F0F"/>
    <w:p w14:paraId="08E6CE17" w14:textId="77777777" w:rsidR="00ED3F0F" w:rsidRDefault="00ED3F0F" w:rsidP="00ED3F0F">
      <w:pPr>
        <w:keepNext/>
        <w:jc w:val="center"/>
      </w:pPr>
      <w:r>
        <w:rPr>
          <w:noProof/>
          <w:lang w:val="de-CH" w:eastAsia="de-CH"/>
        </w:rPr>
        <w:lastRenderedPageBreak/>
        <w:drawing>
          <wp:inline distT="0" distB="0" distL="0" distR="0" wp14:anchorId="6D9EB19E" wp14:editId="55BC3C7C">
            <wp:extent cx="5841958" cy="4548382"/>
            <wp:effectExtent l="0" t="0" r="698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hD\PentosePhosphatePathway\Paper\Figs\Fig3.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841958" cy="4548382"/>
                    </a:xfrm>
                    <a:prstGeom prst="rect">
                      <a:avLst/>
                    </a:prstGeom>
                    <a:noFill/>
                    <a:ln>
                      <a:noFill/>
                    </a:ln>
                  </pic:spPr>
                </pic:pic>
              </a:graphicData>
            </a:graphic>
          </wp:inline>
        </w:drawing>
      </w:r>
      <w:bookmarkStart w:id="6" w:name="_GoBack"/>
      <w:bookmarkEnd w:id="6"/>
    </w:p>
    <w:p w14:paraId="197D0F9D" w14:textId="77777777" w:rsidR="00ED3F0F" w:rsidRPr="00BD734A" w:rsidRDefault="00ED3F0F" w:rsidP="00ED3F0F">
      <w:pPr>
        <w:pStyle w:val="Caption"/>
        <w:jc w:val="center"/>
      </w:pPr>
      <w:r>
        <w:t xml:space="preserve">Figure </w:t>
      </w:r>
      <w:r w:rsidR="00800447">
        <w:fldChar w:fldCharType="begin"/>
      </w:r>
      <w:r w:rsidR="00800447">
        <w:instrText xml:space="preserve"> SEQ Figure \* ARABIC </w:instrText>
      </w:r>
      <w:r w:rsidR="00800447">
        <w:fldChar w:fldCharType="separate"/>
      </w:r>
      <w:r w:rsidR="00045A8D">
        <w:rPr>
          <w:noProof/>
        </w:rPr>
        <w:t>4</w:t>
      </w:r>
      <w:r w:rsidR="00800447">
        <w:rPr>
          <w:noProof/>
        </w:rPr>
        <w:fldChar w:fldCharType="end"/>
      </w:r>
    </w:p>
    <w:p w14:paraId="47FBA612" w14:textId="3A3815AB" w:rsidR="009D7FBD" w:rsidRPr="00C130E4" w:rsidRDefault="00ED3F0F">
      <w:pPr>
        <w:rPr>
          <w:lang w:val="es-ES"/>
        </w:rPr>
      </w:pPr>
      <w:r>
        <w:rPr>
          <w:b/>
          <w:sz w:val="26"/>
          <w:szCs w:val="26"/>
          <w:lang w:val="es-ES"/>
        </w:rPr>
        <w:br w:type="column"/>
      </w:r>
      <w:r w:rsidR="009D7FBD" w:rsidRPr="00C130E4">
        <w:rPr>
          <w:b/>
          <w:sz w:val="26"/>
          <w:szCs w:val="26"/>
          <w:lang w:val="es-ES"/>
        </w:rPr>
        <w:lastRenderedPageBreak/>
        <w:t>References</w:t>
      </w:r>
    </w:p>
    <w:p w14:paraId="7D05FE82" w14:textId="77777777" w:rsidR="009D51A9" w:rsidRDefault="009D51A9"/>
    <w:p w14:paraId="1159571E" w14:textId="3DD9BF29" w:rsidR="005F1AFB" w:rsidRPr="005F1AFB" w:rsidRDefault="00E442CC">
      <w:pPr>
        <w:widowControl w:val="0"/>
        <w:autoSpaceDE w:val="0"/>
        <w:autoSpaceDN w:val="0"/>
        <w:adjustRightInd w:val="0"/>
        <w:spacing w:after="140" w:line="288" w:lineRule="auto"/>
        <w:ind w:left="480" w:hanging="480"/>
        <w:rPr>
          <w:rFonts w:ascii="Calibri" w:hAnsi="Calibri" w:cs="Times New Roman"/>
          <w:noProof/>
          <w:szCs w:val="24"/>
        </w:rPr>
      </w:pPr>
      <w:r>
        <w:fldChar w:fldCharType="begin" w:fldLock="1"/>
      </w:r>
      <w:r>
        <w:instrText xml:space="preserve">ADDIN Mendeley Bibliography CSL_BIBLIOGRAPHY </w:instrText>
      </w:r>
      <w:r>
        <w:fldChar w:fldCharType="separate"/>
      </w:r>
      <w:r w:rsidR="005F1AFB" w:rsidRPr="005F1AFB">
        <w:rPr>
          <w:rFonts w:ascii="Calibri" w:hAnsi="Calibri" w:cs="Times New Roman"/>
          <w:noProof/>
          <w:szCs w:val="24"/>
        </w:rPr>
        <w:t xml:space="preserve">Anastasiou, D. et al., 2011. Inhibition of pyruvate kinase M2 by reactive oxygen species contributes to cellular antioxidant responses. </w:t>
      </w:r>
      <w:r w:rsidR="005F1AFB" w:rsidRPr="005F1AFB">
        <w:rPr>
          <w:rFonts w:ascii="Calibri" w:hAnsi="Calibri" w:cs="Times New Roman"/>
          <w:i/>
          <w:iCs/>
          <w:noProof/>
          <w:szCs w:val="24"/>
        </w:rPr>
        <w:t>Science (New York, N.Y.)</w:t>
      </w:r>
      <w:r w:rsidR="005F1AFB" w:rsidRPr="005F1AFB">
        <w:rPr>
          <w:rFonts w:ascii="Calibri" w:hAnsi="Calibri" w:cs="Times New Roman"/>
          <w:noProof/>
          <w:szCs w:val="24"/>
        </w:rPr>
        <w:t>, 334(6060), pp.1278–83. Available at: http://www.pubmedcentral.nih.gov/articlerender.fcgi?artid=3471535&amp;tool=pmcentrez&amp;rendertype=abstract [Accessed April 9, 2015].</w:t>
      </w:r>
    </w:p>
    <w:p w14:paraId="2B6FD192"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Baba, T. et al., 2006. Construction of Escherichia coli K-12 in-frame, single-gene knockout mutants: the Keio collection. </w:t>
      </w:r>
      <w:r w:rsidRPr="005F1AFB">
        <w:rPr>
          <w:rFonts w:ascii="Calibri" w:hAnsi="Calibri" w:cs="Times New Roman"/>
          <w:i/>
          <w:iCs/>
          <w:noProof/>
          <w:szCs w:val="24"/>
        </w:rPr>
        <w:t>Molecular systems biology</w:t>
      </w:r>
      <w:r w:rsidRPr="005F1AFB">
        <w:rPr>
          <w:rFonts w:ascii="Calibri" w:hAnsi="Calibri" w:cs="Times New Roman"/>
          <w:noProof/>
          <w:szCs w:val="24"/>
        </w:rPr>
        <w:t>, 2, p.2006.0008.</w:t>
      </w:r>
    </w:p>
    <w:p w14:paraId="7BC7A64D"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Baez, A. &amp; Shiloach, J., 2013. Escherichia coli avoids high dissolved oxygen stress by activation of SoxRS and manganese-superoxide dismutase. </w:t>
      </w:r>
      <w:r w:rsidRPr="005F1AFB">
        <w:rPr>
          <w:rFonts w:ascii="Calibri" w:hAnsi="Calibri" w:cs="Times New Roman"/>
          <w:i/>
          <w:iCs/>
          <w:noProof/>
          <w:szCs w:val="24"/>
        </w:rPr>
        <w:t>Microbial cell factories</w:t>
      </w:r>
      <w:r w:rsidRPr="005F1AFB">
        <w:rPr>
          <w:rFonts w:ascii="Calibri" w:hAnsi="Calibri" w:cs="Times New Roman"/>
          <w:noProof/>
          <w:szCs w:val="24"/>
        </w:rPr>
        <w:t>, 12, p.23. Available at: http://www.pubmedcentral.nih.gov/articlerender.fcgi?artid=3605374&amp;tool=pmcentrez&amp;rendertype=abstract [Accessed July 10, 2014].</w:t>
      </w:r>
    </w:p>
    <w:p w14:paraId="3543D720"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Blanchard, J.L. et al., 2007. Rapid changes in gene expression dynamics in response to superoxide reveal SoxRS-dependent and independent transcriptional networks. </w:t>
      </w:r>
      <w:r w:rsidRPr="005F1AFB">
        <w:rPr>
          <w:rFonts w:ascii="Calibri" w:hAnsi="Calibri" w:cs="Times New Roman"/>
          <w:i/>
          <w:iCs/>
          <w:noProof/>
          <w:szCs w:val="24"/>
        </w:rPr>
        <w:t>PloS one</w:t>
      </w:r>
      <w:r w:rsidRPr="005F1AFB">
        <w:rPr>
          <w:rFonts w:ascii="Calibri" w:hAnsi="Calibri" w:cs="Times New Roman"/>
          <w:noProof/>
          <w:szCs w:val="24"/>
        </w:rPr>
        <w:t>, 2(11), p.e1186. Available at: http://www.pubmedcentral.nih.gov/articlerender.fcgi?artid=2064960&amp;tool=pmcentrez&amp;rendertype=abstract [Accessed June 18, 2014].</w:t>
      </w:r>
    </w:p>
    <w:p w14:paraId="06A0C9E9"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Brauner, A. et al., 2016. Distinguishing between resistance, tolerance and persistence to antibiotic treatment. </w:t>
      </w:r>
      <w:r w:rsidRPr="005F1AFB">
        <w:rPr>
          <w:rFonts w:ascii="Calibri" w:hAnsi="Calibri" w:cs="Times New Roman"/>
          <w:i/>
          <w:iCs/>
          <w:noProof/>
          <w:szCs w:val="24"/>
        </w:rPr>
        <w:t>Nature Reviews Microbiology</w:t>
      </w:r>
      <w:r w:rsidRPr="005F1AFB">
        <w:rPr>
          <w:rFonts w:ascii="Calibri" w:hAnsi="Calibri" w:cs="Times New Roman"/>
          <w:noProof/>
          <w:szCs w:val="24"/>
        </w:rPr>
        <w:t>, 14(5), p.320. Available at: http://www.nature.com/nrmicro/journal/v14/n5/abs/nrmicro.2016.34.html [Accessed April 13, 2017].</w:t>
      </w:r>
    </w:p>
    <w:p w14:paraId="616E969B"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Breitling, R. et al., 2004. Rank products: a simple, yet powerful, new method to detect differentially regulated genes in replicated microarray experiments. </w:t>
      </w:r>
      <w:r w:rsidRPr="005F1AFB">
        <w:rPr>
          <w:rFonts w:ascii="Calibri" w:hAnsi="Calibri" w:cs="Times New Roman"/>
          <w:i/>
          <w:iCs/>
          <w:noProof/>
          <w:szCs w:val="24"/>
        </w:rPr>
        <w:t>FEBS Letters</w:t>
      </w:r>
      <w:r w:rsidRPr="005F1AFB">
        <w:rPr>
          <w:rFonts w:ascii="Calibri" w:hAnsi="Calibri" w:cs="Times New Roman"/>
          <w:noProof/>
          <w:szCs w:val="24"/>
        </w:rPr>
        <w:t>, 573(1-3), pp.83–92. Available at: http://www.ncbi.nlm.nih.gov/pubmed/15327980 [Accessed June 13, 2017].</w:t>
      </w:r>
    </w:p>
    <w:p w14:paraId="6A94A387"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Brumaghim, J.L. et al., 2003. Effects of Hydrogen Peroxide upon Nicotinamide Nucleotide Metabolism in Escherichia coli: CHANGES IN ENZYME LEVELS AND NICOTINAMIDE NUCLEOTIDE POOLS AND STUDIES OF THE OXIDATION OF NAD(P)H BY Fe(III). </w:t>
      </w:r>
      <w:r w:rsidRPr="005F1AFB">
        <w:rPr>
          <w:rFonts w:ascii="Calibri" w:hAnsi="Calibri" w:cs="Times New Roman"/>
          <w:i/>
          <w:iCs/>
          <w:noProof/>
          <w:szCs w:val="24"/>
        </w:rPr>
        <w:t>Journal of Biological Chemistry</w:t>
      </w:r>
      <w:r w:rsidRPr="005F1AFB">
        <w:rPr>
          <w:rFonts w:ascii="Calibri" w:hAnsi="Calibri" w:cs="Times New Roman"/>
          <w:noProof/>
          <w:szCs w:val="24"/>
        </w:rPr>
        <w:t>, 278(43), pp.42495–42504. Available at: http://www.jbc.org/cgi/doi/10.1074/jbc.M306251200 [Accessed October 11, 2016].</w:t>
      </w:r>
    </w:p>
    <w:p w14:paraId="63526F79"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Byrne, R.T. et al., 2014. Escherichia coli genes and pathways involved in surviving extreme exposure to ionizing radiation. </w:t>
      </w:r>
      <w:r w:rsidRPr="005F1AFB">
        <w:rPr>
          <w:rFonts w:ascii="Calibri" w:hAnsi="Calibri" w:cs="Times New Roman"/>
          <w:i/>
          <w:iCs/>
          <w:noProof/>
          <w:szCs w:val="24"/>
        </w:rPr>
        <w:t>Journal of bacteriology</w:t>
      </w:r>
      <w:r w:rsidRPr="005F1AFB">
        <w:rPr>
          <w:rFonts w:ascii="Calibri" w:hAnsi="Calibri" w:cs="Times New Roman"/>
          <w:noProof/>
          <w:szCs w:val="24"/>
        </w:rPr>
        <w:t>, 196(20), pp.3534–45. Available at: http://www.ncbi.nlm.nih.gov/pubmed/25049088 [Accessed October 12, 2016].</w:t>
      </w:r>
    </w:p>
    <w:p w14:paraId="6C8B5157"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Chechik, G. et al., 2008. Activity motifs reveal principles of timing in transcriptional control of the yeast metabolic network. </w:t>
      </w:r>
      <w:r w:rsidRPr="005F1AFB">
        <w:rPr>
          <w:rFonts w:ascii="Calibri" w:hAnsi="Calibri" w:cs="Times New Roman"/>
          <w:i/>
          <w:iCs/>
          <w:noProof/>
          <w:szCs w:val="24"/>
        </w:rPr>
        <w:t>Nature Biotechnology</w:t>
      </w:r>
      <w:r w:rsidRPr="005F1AFB">
        <w:rPr>
          <w:rFonts w:ascii="Calibri" w:hAnsi="Calibri" w:cs="Times New Roman"/>
          <w:noProof/>
          <w:szCs w:val="24"/>
        </w:rPr>
        <w:t>, 26(11), pp.1251–1259. Available at: http://dx.doi.org/10.1038/nbt.1499 [Accessed April 14, 2015].</w:t>
      </w:r>
    </w:p>
    <w:p w14:paraId="37BC7563"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Claudi, B. et al., 2014. Phenotypic Variation of Salmonella in Host Tissues Delays Eradication by Antimicrobial Chemotherapy. </w:t>
      </w:r>
      <w:r w:rsidRPr="005F1AFB">
        <w:rPr>
          <w:rFonts w:ascii="Calibri" w:hAnsi="Calibri" w:cs="Times New Roman"/>
          <w:i/>
          <w:iCs/>
          <w:noProof/>
          <w:szCs w:val="24"/>
        </w:rPr>
        <w:t>Cell</w:t>
      </w:r>
      <w:r w:rsidRPr="005F1AFB">
        <w:rPr>
          <w:rFonts w:ascii="Calibri" w:hAnsi="Calibri" w:cs="Times New Roman"/>
          <w:noProof/>
          <w:szCs w:val="24"/>
        </w:rPr>
        <w:t>, 158(4), pp.722–733. Available at: http://www.ncbi.nlm.nih.gov/pubmed/25126781 [Accessed April 13, 2017].</w:t>
      </w:r>
    </w:p>
    <w:p w14:paraId="53F01754"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lastRenderedPageBreak/>
        <w:t xml:space="preserve">Finkel, T., 2003. Oxidant signals and oxidative stress. </w:t>
      </w:r>
      <w:r w:rsidRPr="005F1AFB">
        <w:rPr>
          <w:rFonts w:ascii="Calibri" w:hAnsi="Calibri" w:cs="Times New Roman"/>
          <w:i/>
          <w:iCs/>
          <w:noProof/>
          <w:szCs w:val="24"/>
        </w:rPr>
        <w:t>Current Opinion in Cell Biology</w:t>
      </w:r>
      <w:r w:rsidRPr="005F1AFB">
        <w:rPr>
          <w:rFonts w:ascii="Calibri" w:hAnsi="Calibri" w:cs="Times New Roman"/>
          <w:noProof/>
          <w:szCs w:val="24"/>
        </w:rPr>
        <w:t>, 15(2), pp.247–254. Available at: http://www.sciencedirect.com/science/article/pii/S0955067403000024 [Accessed June 4, 2015].</w:t>
      </w:r>
    </w:p>
    <w:p w14:paraId="3CBBCC7B"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Fuhrer, T., Fischer, E. &amp; Sauer, U., 2005. Experimental identification and quantification of glucose metabolism in seven bacterial species. </w:t>
      </w:r>
      <w:r w:rsidRPr="005F1AFB">
        <w:rPr>
          <w:rFonts w:ascii="Calibri" w:hAnsi="Calibri" w:cs="Times New Roman"/>
          <w:i/>
          <w:iCs/>
          <w:noProof/>
          <w:szCs w:val="24"/>
        </w:rPr>
        <w:t>Journal of bacteriology</w:t>
      </w:r>
      <w:r w:rsidRPr="005F1AFB">
        <w:rPr>
          <w:rFonts w:ascii="Calibri" w:hAnsi="Calibri" w:cs="Times New Roman"/>
          <w:noProof/>
          <w:szCs w:val="24"/>
        </w:rPr>
        <w:t>, 187(5), pp.1581–90. Available at: http://www.ncbi.nlm.nih.gov/pubmed/15716428 [Accessed December 22, 2016].</w:t>
      </w:r>
    </w:p>
    <w:p w14:paraId="0BA051CB"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Gerosa, L. et al., 2015. Pseudo-transition Analysis Identifies the Key Regulators of Dynamic Metabolic Adaptations from Steady-State Data. </w:t>
      </w:r>
      <w:r w:rsidRPr="005F1AFB">
        <w:rPr>
          <w:rFonts w:ascii="Calibri" w:hAnsi="Calibri" w:cs="Times New Roman"/>
          <w:i/>
          <w:iCs/>
          <w:noProof/>
          <w:szCs w:val="24"/>
        </w:rPr>
        <w:t>Cell Systems</w:t>
      </w:r>
      <w:r w:rsidRPr="005F1AFB">
        <w:rPr>
          <w:rFonts w:ascii="Calibri" w:hAnsi="Calibri" w:cs="Times New Roman"/>
          <w:noProof/>
          <w:szCs w:val="24"/>
        </w:rPr>
        <w:t>, 1(4), pp.270–282. Available at: http://www.cell.com/article/S2405471215001465/fulltext [Accessed October 26, 2015].</w:t>
      </w:r>
    </w:p>
    <w:p w14:paraId="206E9AAF"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Gilbert, P., Collier, P.J. &amp; Brown, M.R., 1990. Influence of growth rate on susceptibility to antimicrobial agents: biofilms, cell cycle, dormancy, and stringent response. </w:t>
      </w:r>
      <w:r w:rsidRPr="005F1AFB">
        <w:rPr>
          <w:rFonts w:ascii="Calibri" w:hAnsi="Calibri" w:cs="Times New Roman"/>
          <w:i/>
          <w:iCs/>
          <w:noProof/>
          <w:szCs w:val="24"/>
        </w:rPr>
        <w:t>Antimicrobial agents and chemotherapy</w:t>
      </w:r>
      <w:r w:rsidRPr="005F1AFB">
        <w:rPr>
          <w:rFonts w:ascii="Calibri" w:hAnsi="Calibri" w:cs="Times New Roman"/>
          <w:noProof/>
          <w:szCs w:val="24"/>
        </w:rPr>
        <w:t>, 34(10), pp.1865–8. Available at: http://www.ncbi.nlm.nih.gov/pubmed/2291653 [Accessed April 13, 2017].</w:t>
      </w:r>
    </w:p>
    <w:p w14:paraId="4E30FF6B"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Grant, C.M., 2008. Metabolic reconfiguration is a regulated response to oxidative stress. </w:t>
      </w:r>
      <w:r w:rsidRPr="005F1AFB">
        <w:rPr>
          <w:rFonts w:ascii="Calibri" w:hAnsi="Calibri" w:cs="Times New Roman"/>
          <w:i/>
          <w:iCs/>
          <w:noProof/>
          <w:szCs w:val="24"/>
        </w:rPr>
        <w:t>Journal of biology</w:t>
      </w:r>
      <w:r w:rsidRPr="005F1AFB">
        <w:rPr>
          <w:rFonts w:ascii="Calibri" w:hAnsi="Calibri" w:cs="Times New Roman"/>
          <w:noProof/>
          <w:szCs w:val="24"/>
        </w:rPr>
        <w:t>, 7(1), p.1. Available at: http://jbiol.com/content/7/1/1 [Accessed July 10, 2014].</w:t>
      </w:r>
    </w:p>
    <w:p w14:paraId="48C38F87"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Greenberg, J.T. &amp; Demple, B., 1989. A global response induced in Escherichia coli by redox-cycling agents overlaps with that induced by peroxide stress. </w:t>
      </w:r>
      <w:r w:rsidRPr="005F1AFB">
        <w:rPr>
          <w:rFonts w:ascii="Calibri" w:hAnsi="Calibri" w:cs="Times New Roman"/>
          <w:i/>
          <w:iCs/>
          <w:noProof/>
          <w:szCs w:val="24"/>
        </w:rPr>
        <w:t>Journal of bacteriology</w:t>
      </w:r>
      <w:r w:rsidRPr="005F1AFB">
        <w:rPr>
          <w:rFonts w:ascii="Calibri" w:hAnsi="Calibri" w:cs="Times New Roman"/>
          <w:noProof/>
          <w:szCs w:val="24"/>
        </w:rPr>
        <w:t>, 171(7), pp.3933–9. Available at: http://www.pubmedcentral.nih.gov/articlerender.fcgi?artid=210145&amp;tool=pmcentrez&amp;rendertype=abstract [Accessed July 11, 2014].</w:t>
      </w:r>
    </w:p>
    <w:p w14:paraId="1165F7DA"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Imlay, J.A., 2013. The molecular mechanisms and physiological consequences of oxidative stress: lessons from a model bacterium. </w:t>
      </w:r>
      <w:r w:rsidRPr="005F1AFB">
        <w:rPr>
          <w:rFonts w:ascii="Calibri" w:hAnsi="Calibri" w:cs="Times New Roman"/>
          <w:i/>
          <w:iCs/>
          <w:noProof/>
          <w:szCs w:val="24"/>
        </w:rPr>
        <w:t>Nature reviews. Microbiology</w:t>
      </w:r>
      <w:r w:rsidRPr="005F1AFB">
        <w:rPr>
          <w:rFonts w:ascii="Calibri" w:hAnsi="Calibri" w:cs="Times New Roman"/>
          <w:noProof/>
          <w:szCs w:val="24"/>
        </w:rPr>
        <w:t>, 11(7), pp.443–54. Available at: http://dx.doi.org/10.1038/nrmicro3032 [Accessed May 23, 2014].</w:t>
      </w:r>
    </w:p>
    <w:p w14:paraId="0FE21674"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Kohen, R. &amp; Nyska, A., 2002. Oxidation of Biological Systems: Oxidative Stress Phenomena, Antioxidants, Redox Reactions, and Methods for Their Quantification. </w:t>
      </w:r>
      <w:r w:rsidRPr="005F1AFB">
        <w:rPr>
          <w:rFonts w:ascii="Calibri" w:hAnsi="Calibri" w:cs="Times New Roman"/>
          <w:i/>
          <w:iCs/>
          <w:noProof/>
          <w:szCs w:val="24"/>
        </w:rPr>
        <w:t>Toxicologic Pathology</w:t>
      </w:r>
      <w:r w:rsidRPr="005F1AFB">
        <w:rPr>
          <w:rFonts w:ascii="Calibri" w:hAnsi="Calibri" w:cs="Times New Roman"/>
          <w:noProof/>
          <w:szCs w:val="24"/>
        </w:rPr>
        <w:t>, 30(6), pp.620–650. Available at: http://tpx.sagepub.com/content/30/6/620 [Accessed June 5, 2015].</w:t>
      </w:r>
    </w:p>
    <w:p w14:paraId="6F8412B7"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Krüger, A. et al., 2011. The pentose phosphate pathway is a metabolic redox sensor and regulates transcription during the antioxidant response. </w:t>
      </w:r>
      <w:r w:rsidRPr="005F1AFB">
        <w:rPr>
          <w:rFonts w:ascii="Calibri" w:hAnsi="Calibri" w:cs="Times New Roman"/>
          <w:i/>
          <w:iCs/>
          <w:noProof/>
          <w:szCs w:val="24"/>
        </w:rPr>
        <w:t>Antioxidants &amp; redox signaling</w:t>
      </w:r>
      <w:r w:rsidRPr="005F1AFB">
        <w:rPr>
          <w:rFonts w:ascii="Calibri" w:hAnsi="Calibri" w:cs="Times New Roman"/>
          <w:noProof/>
          <w:szCs w:val="24"/>
        </w:rPr>
        <w:t>, 15(2), pp.311–24. Available at: http://www.ncbi.nlm.nih.gov/pubmed/21348809 [Accessed January 22, 2014].</w:t>
      </w:r>
    </w:p>
    <w:p w14:paraId="38CEE79F"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Kuehne, A. et al., 2015. Acute Activation of Oxidative Pentose Phosphate Pathway as First-Line Response to Oxidative Stress in Human Skin Cells. </w:t>
      </w:r>
      <w:r w:rsidRPr="005F1AFB">
        <w:rPr>
          <w:rFonts w:ascii="Calibri" w:hAnsi="Calibri" w:cs="Times New Roman"/>
          <w:i/>
          <w:iCs/>
          <w:noProof/>
          <w:szCs w:val="24"/>
        </w:rPr>
        <w:t>Molecular cell</w:t>
      </w:r>
      <w:r w:rsidRPr="005F1AFB">
        <w:rPr>
          <w:rFonts w:ascii="Calibri" w:hAnsi="Calibri" w:cs="Times New Roman"/>
          <w:noProof/>
          <w:szCs w:val="24"/>
        </w:rPr>
        <w:t>. Available at: http://www.cell.com/article/S1097276515004566/fulltext [Accessed July 22, 2015].</w:t>
      </w:r>
    </w:p>
    <w:p w14:paraId="7498A363"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Link, H., Christodoulou, D. &amp; Sauer, U., 2014. Advancing metabolic models with kinetic information. </w:t>
      </w:r>
      <w:r w:rsidRPr="005F1AFB">
        <w:rPr>
          <w:rFonts w:ascii="Calibri" w:hAnsi="Calibri" w:cs="Times New Roman"/>
          <w:i/>
          <w:iCs/>
          <w:noProof/>
          <w:szCs w:val="24"/>
        </w:rPr>
        <w:t>Current Opinion in Biotechnology</w:t>
      </w:r>
      <w:r w:rsidRPr="005F1AFB">
        <w:rPr>
          <w:rFonts w:ascii="Calibri" w:hAnsi="Calibri" w:cs="Times New Roman"/>
          <w:noProof/>
          <w:szCs w:val="24"/>
        </w:rPr>
        <w:t>, 29, pp.8–14. Available at: http://www.ncbi.nlm.nih.gov/pubmed/24534671 [Accessed February 17, 2014].</w:t>
      </w:r>
    </w:p>
    <w:p w14:paraId="1EC10AFF"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Link, H., Kochanowski, K. &amp; Sauer, U., 2013. Systematic identification of allosteric protein-metabolite interactions that control enzyme activity in vivo. </w:t>
      </w:r>
      <w:r w:rsidRPr="005F1AFB">
        <w:rPr>
          <w:rFonts w:ascii="Calibri" w:hAnsi="Calibri" w:cs="Times New Roman"/>
          <w:i/>
          <w:iCs/>
          <w:noProof/>
          <w:szCs w:val="24"/>
        </w:rPr>
        <w:t>Nature biotechnology</w:t>
      </w:r>
      <w:r w:rsidRPr="005F1AFB">
        <w:rPr>
          <w:rFonts w:ascii="Calibri" w:hAnsi="Calibri" w:cs="Times New Roman"/>
          <w:noProof/>
          <w:szCs w:val="24"/>
        </w:rPr>
        <w:t>, 31(4), pp.357–61. Available at: http://www.nature.com/nbt/journal/v31/n4/full/nbt.2489.html?WT.ec_id=NBT-</w:t>
      </w:r>
      <w:r w:rsidRPr="005F1AFB">
        <w:rPr>
          <w:rFonts w:ascii="Calibri" w:hAnsi="Calibri" w:cs="Times New Roman"/>
          <w:noProof/>
          <w:szCs w:val="24"/>
        </w:rPr>
        <w:lastRenderedPageBreak/>
        <w:t>201304 [Accessed October 22, 2015].</w:t>
      </w:r>
    </w:p>
    <w:p w14:paraId="6ECFA031"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Mishra, S. &amp; Imlay, J., 2012. Why do bacteria use so many enzymes to scavenge hydrogen peroxide? </w:t>
      </w:r>
      <w:r w:rsidRPr="005F1AFB">
        <w:rPr>
          <w:rFonts w:ascii="Calibri" w:hAnsi="Calibri" w:cs="Times New Roman"/>
          <w:i/>
          <w:iCs/>
          <w:noProof/>
          <w:szCs w:val="24"/>
        </w:rPr>
        <w:t>Archives of biochemistry and biophysics</w:t>
      </w:r>
      <w:r w:rsidRPr="005F1AFB">
        <w:rPr>
          <w:rFonts w:ascii="Calibri" w:hAnsi="Calibri" w:cs="Times New Roman"/>
          <w:noProof/>
          <w:szCs w:val="24"/>
        </w:rPr>
        <w:t>, 525(2), pp.145–60. Available at: http://www.pubmedcentral.nih.gov/articlerender.fcgi?artid=3413786&amp;tool=pmcentrez&amp;rendertype=abstract [Accessed July 10, 2014].</w:t>
      </w:r>
    </w:p>
    <w:p w14:paraId="2E41638D"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Murakami, K. et al., 2006. Oxidative inactivation of reduced NADP-generating enzymes in E. coli: iron-dependent inactivation with affinity cleavage of NADP-isocitrate dehydrogenase. </w:t>
      </w:r>
      <w:r w:rsidRPr="005F1AFB">
        <w:rPr>
          <w:rFonts w:ascii="Calibri" w:hAnsi="Calibri" w:cs="Times New Roman"/>
          <w:i/>
          <w:iCs/>
          <w:noProof/>
          <w:szCs w:val="24"/>
        </w:rPr>
        <w:t>Archives of Microbiology</w:t>
      </w:r>
      <w:r w:rsidRPr="005F1AFB">
        <w:rPr>
          <w:rFonts w:ascii="Calibri" w:hAnsi="Calibri" w:cs="Times New Roman"/>
          <w:noProof/>
          <w:szCs w:val="24"/>
        </w:rPr>
        <w:t>, 186(5), pp.385–392. Available at: http://link.springer.com/10.1007/s00203-006-0153-1 [Accessed April 5, 2017].</w:t>
      </w:r>
    </w:p>
    <w:p w14:paraId="1D94D37E"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Nikolaev, Y. V. et al., 2016. Systematic Identification of Protein–Metabolite Interactions in Complex Metabolite Mixtures by Ligand-Detected Nuclear Magnetic Resonance Spectroscopy. </w:t>
      </w:r>
      <w:r w:rsidRPr="005F1AFB">
        <w:rPr>
          <w:rFonts w:ascii="Calibri" w:hAnsi="Calibri" w:cs="Times New Roman"/>
          <w:i/>
          <w:iCs/>
          <w:noProof/>
          <w:szCs w:val="24"/>
        </w:rPr>
        <w:t>Biochemistry</w:t>
      </w:r>
      <w:r w:rsidRPr="005F1AFB">
        <w:rPr>
          <w:rFonts w:ascii="Calibri" w:hAnsi="Calibri" w:cs="Times New Roman"/>
          <w:noProof/>
          <w:szCs w:val="24"/>
        </w:rPr>
        <w:t>, 55(18), pp.2590–2600.</w:t>
      </w:r>
    </w:p>
    <w:p w14:paraId="7182563F"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Nunoshiba, T. et al., 1992. Two-stage control of an oxidative stress regulon: the Escherichia coli SoxR protein triggers redox-inducible expression of the soxS regulatory gene. </w:t>
      </w:r>
      <w:r w:rsidRPr="005F1AFB">
        <w:rPr>
          <w:rFonts w:ascii="Calibri" w:hAnsi="Calibri" w:cs="Times New Roman"/>
          <w:i/>
          <w:iCs/>
          <w:noProof/>
          <w:szCs w:val="24"/>
        </w:rPr>
        <w:t>Journal of bacteriology</w:t>
      </w:r>
      <w:r w:rsidRPr="005F1AFB">
        <w:rPr>
          <w:rFonts w:ascii="Calibri" w:hAnsi="Calibri" w:cs="Times New Roman"/>
          <w:noProof/>
          <w:szCs w:val="24"/>
        </w:rPr>
        <w:t>, 174(19), pp.6054–60. Available at: http://www.pubmedcentral.nih.gov/articlerender.fcgi?artid=207670&amp;tool=pmcentrez&amp;rendertype=abstract [Accessed August 5, 2015].</w:t>
      </w:r>
    </w:p>
    <w:p w14:paraId="3033A80C"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Olavarría, K., Valdés, D. &amp; Cabrera, R., 2012. The cofactor preference of glucose-6-phosphate dehydrogenase from Escherichia</w:t>
      </w:r>
      <w:r w:rsidRPr="005F1AFB">
        <w:rPr>
          <w:rFonts w:ascii="Calibri" w:hAnsi="Calibri" w:cs="Times New Roman"/>
          <w:noProof/>
          <w:szCs w:val="24"/>
        </w:rPr>
        <w:t> </w:t>
      </w:r>
      <w:r w:rsidRPr="005F1AFB">
        <w:rPr>
          <w:rFonts w:ascii="Calibri" w:hAnsi="Calibri" w:cs="Times New Roman"/>
          <w:noProof/>
          <w:szCs w:val="24"/>
        </w:rPr>
        <w:t xml:space="preserve">coli- modeling the physiological production of reduced cofactors. </w:t>
      </w:r>
      <w:r w:rsidRPr="005F1AFB">
        <w:rPr>
          <w:rFonts w:ascii="Calibri" w:hAnsi="Calibri" w:cs="Times New Roman"/>
          <w:i/>
          <w:iCs/>
          <w:noProof/>
          <w:szCs w:val="24"/>
        </w:rPr>
        <w:t>FEBS Journal</w:t>
      </w:r>
      <w:r w:rsidRPr="005F1AFB">
        <w:rPr>
          <w:rFonts w:ascii="Calibri" w:hAnsi="Calibri" w:cs="Times New Roman"/>
          <w:noProof/>
          <w:szCs w:val="24"/>
        </w:rPr>
        <w:t>, 279(13), pp.2296–2309. Available at: http://doi.wiley.com/10.1111/j.1742-4658.2012.08610.x [Accessed July 8, 2016].</w:t>
      </w:r>
    </w:p>
    <w:p w14:paraId="48C2A342"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Ralser, M. et al., 2007b. Dynamic rerouting of the carbohydrate flux is key to counteracting oxidative stress. </w:t>
      </w:r>
      <w:r w:rsidRPr="005F1AFB">
        <w:rPr>
          <w:rFonts w:ascii="Calibri" w:hAnsi="Calibri" w:cs="Times New Roman"/>
          <w:i/>
          <w:iCs/>
          <w:noProof/>
          <w:szCs w:val="24"/>
        </w:rPr>
        <w:t>Journal of biology</w:t>
      </w:r>
      <w:r w:rsidRPr="005F1AFB">
        <w:rPr>
          <w:rFonts w:ascii="Calibri" w:hAnsi="Calibri" w:cs="Times New Roman"/>
          <w:noProof/>
          <w:szCs w:val="24"/>
        </w:rPr>
        <w:t>, 6(4), p.10. Available at: http://www.pubmedcentral.nih.gov/articlerender.fcgi?artid=2373902&amp;tool=pmcentrez&amp;rendertype=abstract [Accessed February 24, 2014].</w:t>
      </w:r>
    </w:p>
    <w:p w14:paraId="6DFDFF14"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Ralser, M. et al., 2007a. Dynamic rerouting of the carbohydrate flux is key to counteracting oxidative stress. </w:t>
      </w:r>
      <w:r w:rsidRPr="005F1AFB">
        <w:rPr>
          <w:rFonts w:ascii="Calibri" w:hAnsi="Calibri" w:cs="Times New Roman"/>
          <w:i/>
          <w:iCs/>
          <w:noProof/>
          <w:szCs w:val="24"/>
        </w:rPr>
        <w:t>Journal of biology</w:t>
      </w:r>
      <w:r w:rsidRPr="005F1AFB">
        <w:rPr>
          <w:rFonts w:ascii="Calibri" w:hAnsi="Calibri" w:cs="Times New Roman"/>
          <w:noProof/>
          <w:szCs w:val="24"/>
        </w:rPr>
        <w:t>, 6(4), p.10. Available at: http://jbiol.com/content/6/4/10 [Accessed April 30, 2014].</w:t>
      </w:r>
    </w:p>
    <w:p w14:paraId="442F95E1"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Ralser, M. et al., 2009. Metabolic reconfiguration precedes transcriptional regulation in the antioxidant response. </w:t>
      </w:r>
      <w:r w:rsidRPr="005F1AFB">
        <w:rPr>
          <w:rFonts w:ascii="Calibri" w:hAnsi="Calibri" w:cs="Times New Roman"/>
          <w:i/>
          <w:iCs/>
          <w:noProof/>
          <w:szCs w:val="24"/>
        </w:rPr>
        <w:t>Nature biotechnology</w:t>
      </w:r>
      <w:r w:rsidRPr="005F1AFB">
        <w:rPr>
          <w:rFonts w:ascii="Calibri" w:hAnsi="Calibri" w:cs="Times New Roman"/>
          <w:noProof/>
          <w:szCs w:val="24"/>
        </w:rPr>
        <w:t>, 27(7), pp.604–5. Available at: http://dx.doi.org/10.1038/nbt0709-604 [Accessed April 8, 2014].</w:t>
      </w:r>
    </w:p>
    <w:p w14:paraId="7095BD11"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Rui, B. et al., 2010a. A systematic investigation of Escherichia coli central carbon metabolism in response to superoxide stress. </w:t>
      </w:r>
      <w:r w:rsidRPr="005F1AFB">
        <w:rPr>
          <w:rFonts w:ascii="Calibri" w:hAnsi="Calibri" w:cs="Times New Roman"/>
          <w:i/>
          <w:iCs/>
          <w:noProof/>
          <w:szCs w:val="24"/>
        </w:rPr>
        <w:t>BMC systems biology</w:t>
      </w:r>
      <w:r w:rsidRPr="005F1AFB">
        <w:rPr>
          <w:rFonts w:ascii="Calibri" w:hAnsi="Calibri" w:cs="Times New Roman"/>
          <w:noProof/>
          <w:szCs w:val="24"/>
        </w:rPr>
        <w:t>, 4(1), p.122. Available at: http://www.biomedcentral.com/1752-0509/4/122 [Accessed April 8, 2014].</w:t>
      </w:r>
    </w:p>
    <w:p w14:paraId="3B831755"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Rui, B. et al., 2010b. A systematic investigation of Escherichia coli central carbon metabolism in response to superoxide stress. </w:t>
      </w:r>
      <w:r w:rsidRPr="005F1AFB">
        <w:rPr>
          <w:rFonts w:ascii="Calibri" w:hAnsi="Calibri" w:cs="Times New Roman"/>
          <w:i/>
          <w:iCs/>
          <w:noProof/>
          <w:szCs w:val="24"/>
        </w:rPr>
        <w:t>BMC systems biology</w:t>
      </w:r>
      <w:r w:rsidRPr="005F1AFB">
        <w:rPr>
          <w:rFonts w:ascii="Calibri" w:hAnsi="Calibri" w:cs="Times New Roman"/>
          <w:noProof/>
          <w:szCs w:val="24"/>
        </w:rPr>
        <w:t>, 4, p.122. Available at: http://www.pubmedcentral.nih.gov/articlerender.fcgi?artid=2944137&amp;tool=pmcentrez&amp;rendertype=abstract [Accessed August 6, 2015].</w:t>
      </w:r>
    </w:p>
    <w:p w14:paraId="2F22EFEC"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Sandoval, J.M. et al., 2011. Glucose-6-Phosphate Dehydrogenase Protects Escherichia coli from </w:t>
      </w:r>
      <w:r w:rsidRPr="005F1AFB">
        <w:rPr>
          <w:rFonts w:ascii="Calibri" w:hAnsi="Calibri" w:cs="Times New Roman"/>
          <w:noProof/>
          <w:szCs w:val="24"/>
        </w:rPr>
        <w:lastRenderedPageBreak/>
        <w:t xml:space="preserve">Tellurite-Mediated Oxidative Stress V. D. Appanna, ed. </w:t>
      </w:r>
      <w:r w:rsidRPr="005F1AFB">
        <w:rPr>
          <w:rFonts w:ascii="Calibri" w:hAnsi="Calibri" w:cs="Times New Roman"/>
          <w:i/>
          <w:iCs/>
          <w:noProof/>
          <w:szCs w:val="24"/>
        </w:rPr>
        <w:t>PLoS ONE</w:t>
      </w:r>
      <w:r w:rsidRPr="005F1AFB">
        <w:rPr>
          <w:rFonts w:ascii="Calibri" w:hAnsi="Calibri" w:cs="Times New Roman"/>
          <w:noProof/>
          <w:szCs w:val="24"/>
        </w:rPr>
        <w:t>, 6(9), p.e25573. Available at: http://dx.plos.org/10.1371/journal.pone.0025573 [Accessed April 5, 2017].</w:t>
      </w:r>
    </w:p>
    <w:p w14:paraId="6A5AF49E"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Sanwal, B.D., 1970. Regulatory mechanisms involving nicotinamide adenine nucleotides as allosteric effectors. 3. Control of glucose 6-phosphate dehydrogenase. </w:t>
      </w:r>
      <w:r w:rsidRPr="005F1AFB">
        <w:rPr>
          <w:rFonts w:ascii="Calibri" w:hAnsi="Calibri" w:cs="Times New Roman"/>
          <w:i/>
          <w:iCs/>
          <w:noProof/>
          <w:szCs w:val="24"/>
        </w:rPr>
        <w:t>The Journal of biological chemistry</w:t>
      </w:r>
      <w:r w:rsidRPr="005F1AFB">
        <w:rPr>
          <w:rFonts w:ascii="Calibri" w:hAnsi="Calibri" w:cs="Times New Roman"/>
          <w:noProof/>
          <w:szCs w:val="24"/>
        </w:rPr>
        <w:t>, 245(7), pp.1626–31. Available at: http://www.ncbi.nlm.nih.gov/pubmed/4392411 [Accessed July 8, 2016].</w:t>
      </w:r>
    </w:p>
    <w:p w14:paraId="3E6740F8"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Sauer, U. et al., 2004. The soluble and membrane-bound transhydrogenases UdhA and PntAB have divergent functions in NADPH metabolism of Escherichia coli. </w:t>
      </w:r>
      <w:r w:rsidRPr="005F1AFB">
        <w:rPr>
          <w:rFonts w:ascii="Calibri" w:hAnsi="Calibri" w:cs="Times New Roman"/>
          <w:i/>
          <w:iCs/>
          <w:noProof/>
          <w:szCs w:val="24"/>
        </w:rPr>
        <w:t>The Journal of biological chemistry</w:t>
      </w:r>
      <w:r w:rsidRPr="005F1AFB">
        <w:rPr>
          <w:rFonts w:ascii="Calibri" w:hAnsi="Calibri" w:cs="Times New Roman"/>
          <w:noProof/>
          <w:szCs w:val="24"/>
        </w:rPr>
        <w:t>, 279(8), pp.6613–9. Available at: http://www.ncbi.nlm.nih.gov/pubmed/14660605 [Accessed December 22, 2016].</w:t>
      </w:r>
    </w:p>
    <w:p w14:paraId="1A342F55"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Seo, S.W. et al., 2015. Genome-wide Reconstruction of OxyR and SoxRS Transcriptional Regulatory Networks under Oxidative Stress in Escherichia coli K-12 MG1655. </w:t>
      </w:r>
      <w:r w:rsidRPr="005F1AFB">
        <w:rPr>
          <w:rFonts w:ascii="Calibri" w:hAnsi="Calibri" w:cs="Times New Roman"/>
          <w:i/>
          <w:iCs/>
          <w:noProof/>
          <w:szCs w:val="24"/>
        </w:rPr>
        <w:t>Cell Reports</w:t>
      </w:r>
      <w:r w:rsidRPr="005F1AFB">
        <w:rPr>
          <w:rFonts w:ascii="Calibri" w:hAnsi="Calibri" w:cs="Times New Roman"/>
          <w:noProof/>
          <w:szCs w:val="24"/>
        </w:rPr>
        <w:t>, 12(8), pp.1289–1299. Available at: http://www.sciencedirect.com/science/article/pii/S2211124715008190 [Accessed April 13, 2017].</w:t>
      </w:r>
    </w:p>
    <w:p w14:paraId="5F087D0F"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Shimizu, K., 2013. Regulation Systems of Bacteria such as Escherichia coli in Response to Nutrient Limitation and Environmental Stresses. </w:t>
      </w:r>
      <w:r w:rsidRPr="005F1AFB">
        <w:rPr>
          <w:rFonts w:ascii="Calibri" w:hAnsi="Calibri" w:cs="Times New Roman"/>
          <w:i/>
          <w:iCs/>
          <w:noProof/>
          <w:szCs w:val="24"/>
        </w:rPr>
        <w:t>Metabolites</w:t>
      </w:r>
      <w:r w:rsidRPr="005F1AFB">
        <w:rPr>
          <w:rFonts w:ascii="Calibri" w:hAnsi="Calibri" w:cs="Times New Roman"/>
          <w:noProof/>
          <w:szCs w:val="24"/>
        </w:rPr>
        <w:t>, 4(1), pp.1–35. Available at: http://www.mdpi.com/2218-1989/4/1/1/htm [Accessed April 14, 2014].</w:t>
      </w:r>
    </w:p>
    <w:p w14:paraId="63B29698"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Turkheimer, F.E., Hinz, R. &amp; Cunningham, V.J., 2003. On the undecidability among kinetic models: from model selection to model averaging. </w:t>
      </w:r>
      <w:r w:rsidRPr="005F1AFB">
        <w:rPr>
          <w:rFonts w:ascii="Calibri" w:hAnsi="Calibri" w:cs="Times New Roman"/>
          <w:i/>
          <w:iCs/>
          <w:noProof/>
          <w:szCs w:val="24"/>
        </w:rPr>
        <w:t>Journal of cerebral blood flow and metabolism : official journal of the International Society of Cerebral Blood Flow and Metabolism</w:t>
      </w:r>
      <w:r w:rsidRPr="005F1AFB">
        <w:rPr>
          <w:rFonts w:ascii="Calibri" w:hAnsi="Calibri" w:cs="Times New Roman"/>
          <w:noProof/>
          <w:szCs w:val="24"/>
        </w:rPr>
        <w:t>, 23(4), pp.490–8. Available at: http://www.ncbi.nlm.nih.gov/pubmed/12679726 [Accessed November 1, 2015].</w:t>
      </w:r>
    </w:p>
    <w:p w14:paraId="55481F82"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Valdivia-González, M., Pérez-Donoso, J.M. &amp; Vásquez, C.C., 2012. Effect of tellurite-mediated oxidative stress on the Escherichia coli glycolytic pathway. </w:t>
      </w:r>
      <w:r w:rsidRPr="005F1AFB">
        <w:rPr>
          <w:rFonts w:ascii="Calibri" w:hAnsi="Calibri" w:cs="Times New Roman"/>
          <w:i/>
          <w:iCs/>
          <w:noProof/>
          <w:szCs w:val="24"/>
        </w:rPr>
        <w:t>BioMetals</w:t>
      </w:r>
      <w:r w:rsidRPr="005F1AFB">
        <w:rPr>
          <w:rFonts w:ascii="Calibri" w:hAnsi="Calibri" w:cs="Times New Roman"/>
          <w:noProof/>
          <w:szCs w:val="24"/>
        </w:rPr>
        <w:t>, 25(2), pp.451–458. Available at: http://link.springer.com/10.1007/s10534-012-9518-x [Accessed October 12, 2016].</w:t>
      </w:r>
    </w:p>
    <w:p w14:paraId="4AED9358" w14:textId="77777777" w:rsidR="005F1AFB" w:rsidRPr="005F1AFB" w:rsidRDefault="005F1AFB">
      <w:pPr>
        <w:widowControl w:val="0"/>
        <w:autoSpaceDE w:val="0"/>
        <w:autoSpaceDN w:val="0"/>
        <w:adjustRightInd w:val="0"/>
        <w:spacing w:after="140" w:line="288" w:lineRule="auto"/>
        <w:ind w:left="480" w:hanging="480"/>
        <w:rPr>
          <w:rFonts w:ascii="Calibri" w:hAnsi="Calibri" w:cs="Times New Roman"/>
          <w:noProof/>
          <w:szCs w:val="24"/>
        </w:rPr>
      </w:pPr>
      <w:r w:rsidRPr="005F1AFB">
        <w:rPr>
          <w:rFonts w:ascii="Calibri" w:hAnsi="Calibri" w:cs="Times New Roman"/>
          <w:noProof/>
          <w:szCs w:val="24"/>
        </w:rPr>
        <w:t xml:space="preserve">Yuan, J., Bennett, B.D. &amp; Rabinowitz, J.D., 2008. Kinetic flux profiling for quantitation of cellular metabolic fluxes. </w:t>
      </w:r>
      <w:r w:rsidRPr="005F1AFB">
        <w:rPr>
          <w:rFonts w:ascii="Calibri" w:hAnsi="Calibri" w:cs="Times New Roman"/>
          <w:i/>
          <w:iCs/>
          <w:noProof/>
          <w:szCs w:val="24"/>
        </w:rPr>
        <w:t>Nature protocols</w:t>
      </w:r>
      <w:r w:rsidRPr="005F1AFB">
        <w:rPr>
          <w:rFonts w:ascii="Calibri" w:hAnsi="Calibri" w:cs="Times New Roman"/>
          <w:noProof/>
          <w:szCs w:val="24"/>
        </w:rPr>
        <w:t>, 3(8), pp.1328–40. Available at: http://www.pubmedcentral.nih.gov/articlerender.fcgi?artid=2710581&amp;tool=pmcentrez&amp;rendertype=abstract [Accessed June 7, 2015].</w:t>
      </w:r>
    </w:p>
    <w:p w14:paraId="173A7DFF" w14:textId="77777777" w:rsidR="005F1AFB" w:rsidRPr="005F1AFB" w:rsidRDefault="005F1AFB">
      <w:pPr>
        <w:widowControl w:val="0"/>
        <w:autoSpaceDE w:val="0"/>
        <w:autoSpaceDN w:val="0"/>
        <w:adjustRightInd w:val="0"/>
        <w:spacing w:after="140" w:line="288" w:lineRule="auto"/>
        <w:ind w:left="480" w:hanging="480"/>
        <w:rPr>
          <w:rFonts w:ascii="Calibri" w:hAnsi="Calibri"/>
          <w:noProof/>
        </w:rPr>
      </w:pPr>
      <w:r w:rsidRPr="005F1AFB">
        <w:rPr>
          <w:rFonts w:ascii="Calibri" w:hAnsi="Calibri" w:cs="Times New Roman"/>
          <w:noProof/>
          <w:szCs w:val="24"/>
        </w:rPr>
        <w:t xml:space="preserve">Zheng, M. &amp; Storz, G., 2000. Redox sensing by prokaryotic transcription factors. </w:t>
      </w:r>
      <w:r w:rsidRPr="005F1AFB">
        <w:rPr>
          <w:rFonts w:ascii="Calibri" w:hAnsi="Calibri" w:cs="Times New Roman"/>
          <w:i/>
          <w:iCs/>
          <w:noProof/>
          <w:szCs w:val="24"/>
        </w:rPr>
        <w:t>Biochemical Pharmacology</w:t>
      </w:r>
      <w:r w:rsidRPr="005F1AFB">
        <w:rPr>
          <w:rFonts w:ascii="Calibri" w:hAnsi="Calibri" w:cs="Times New Roman"/>
          <w:noProof/>
          <w:szCs w:val="24"/>
        </w:rPr>
        <w:t>, 59(1), pp.1–6. Available at: http://www.sciencedirect.com/science/article/pii/S0006295299002890 [Accessed April 13, 2017].</w:t>
      </w:r>
    </w:p>
    <w:p w14:paraId="3D35DADD" w14:textId="0F141EAC" w:rsidR="00E442CC" w:rsidRDefault="00E442CC" w:rsidP="009A3DCF">
      <w:pPr>
        <w:widowControl w:val="0"/>
        <w:autoSpaceDE w:val="0"/>
        <w:autoSpaceDN w:val="0"/>
        <w:adjustRightInd w:val="0"/>
        <w:spacing w:after="140" w:line="288" w:lineRule="auto"/>
        <w:ind w:left="480" w:hanging="480"/>
      </w:pPr>
      <w:r>
        <w:fldChar w:fldCharType="end"/>
      </w:r>
    </w:p>
    <w:p w14:paraId="6FC154EA" w14:textId="2843559C" w:rsidR="00BD734A" w:rsidRPr="00BD734A" w:rsidRDefault="00ED3F0F" w:rsidP="00ED3F0F">
      <w:r w:rsidRPr="00BD734A">
        <w:t xml:space="preserve"> </w:t>
      </w:r>
    </w:p>
    <w:p w14:paraId="66E388B2" w14:textId="19571CFE" w:rsidR="00BD734A" w:rsidRDefault="00A87D22" w:rsidP="00BD734A">
      <w:pPr>
        <w:rPr>
          <w:b/>
          <w:sz w:val="26"/>
          <w:szCs w:val="26"/>
        </w:rPr>
      </w:pPr>
      <w:r>
        <w:br w:type="column"/>
      </w:r>
      <w:r w:rsidRPr="00E77D3C">
        <w:rPr>
          <w:b/>
          <w:sz w:val="24"/>
          <w:szCs w:val="26"/>
        </w:rPr>
        <w:lastRenderedPageBreak/>
        <w:t>Supplementary Material</w:t>
      </w:r>
    </w:p>
    <w:p w14:paraId="261F4998" w14:textId="48F13CD3" w:rsidR="00A87D22" w:rsidRDefault="0082157E" w:rsidP="00BD734A">
      <w:r>
        <w:t>In vitro studies ----- Toby</w:t>
      </w:r>
    </w:p>
    <w:p w14:paraId="1E296A09" w14:textId="77777777" w:rsidR="0082157E" w:rsidRDefault="0082157E" w:rsidP="0082157E">
      <w:r>
        <w:t>Results</w:t>
      </w:r>
    </w:p>
    <w:p w14:paraId="35D59591" w14:textId="77777777" w:rsidR="0082157E" w:rsidRPr="0090291E" w:rsidRDefault="0082157E" w:rsidP="0082157E">
      <w:pPr>
        <w:rPr>
          <w:lang w:val="en-GB"/>
        </w:rPr>
      </w:pPr>
      <w:r w:rsidRPr="00757E11">
        <w:t>K</w:t>
      </w:r>
      <w:r w:rsidRPr="00757E11">
        <w:rPr>
          <w:vertAlign w:val="subscript"/>
        </w:rPr>
        <w:t>m</w:t>
      </w:r>
      <w:r w:rsidRPr="00757E11">
        <w:t xml:space="preserve"> values were </w:t>
      </w:r>
      <w:r>
        <w:t>from measurements were</w:t>
      </w:r>
      <w:r w:rsidRPr="00757E11">
        <w:t xml:space="preserve"> </w:t>
      </w:r>
      <w:r>
        <w:t>g</w:t>
      </w:r>
      <w:r w:rsidRPr="00757E11">
        <w:t xml:space="preserve">lucose-6-phosphate concentrations were varied from 50 μM to 400 μM, while the NADP+ concentrations were between 20 μM and 150 μM. </w:t>
      </w:r>
      <w:r>
        <w:t>The resulting K</w:t>
      </w:r>
      <w:r w:rsidRPr="0090291E">
        <w:rPr>
          <w:vertAlign w:val="subscript"/>
        </w:rPr>
        <w:t>m</w:t>
      </w:r>
      <w:r>
        <w:t xml:space="preserve"> values for NADP+ and glucose-6-phsophate are listed in Table 1. </w:t>
      </w:r>
      <w:r w:rsidRPr="0090291E">
        <w:t>K</w:t>
      </w:r>
      <w:r w:rsidRPr="0090291E">
        <w:rPr>
          <w:vertAlign w:val="subscript"/>
        </w:rPr>
        <w:t>i</w:t>
      </w:r>
      <w:r>
        <w:t xml:space="preserve"> </w:t>
      </w:r>
      <w:r w:rsidRPr="0090291E">
        <w:t>values of NADPH were determined with one substrate kept at a constant concentration, while the second substrate was varied at different constant inhibitor concentrations. According to the determined sequential ordered bi-bi-mechanism it was expected that NADPH will inhibit competitively in respect to NADP+ and mixed non-competitive with respect to glucose-6-phosphate [</w:t>
      </w:r>
      <w:r>
        <w:t>1</w:t>
      </w:r>
      <w:r w:rsidRPr="0090291E">
        <w:t xml:space="preserve">]. </w:t>
      </w:r>
      <w:r>
        <w:t xml:space="preserve">To determine the respective inhibition constants, reaction velocities were determined under different NADPH concentrations (150, 75 and 0 μM), </w:t>
      </w:r>
      <w:r w:rsidRPr="0090291E">
        <w:t>the glucose-6-phosphate concentration was held at 400 μM and NADP</w:t>
      </w:r>
      <w:r w:rsidRPr="0090291E">
        <w:rPr>
          <w:vertAlign w:val="superscript"/>
        </w:rPr>
        <w:t>+</w:t>
      </w:r>
      <w:r>
        <w:t xml:space="preserve"> was varied from 10 to 60 μM or alternatively </w:t>
      </w:r>
      <w:r w:rsidRPr="0090291E">
        <w:t>NADP</w:t>
      </w:r>
      <w:r w:rsidRPr="009D61E6">
        <w:rPr>
          <w:vertAlign w:val="superscript"/>
        </w:rPr>
        <w:t>+</w:t>
      </w:r>
      <w:r w:rsidRPr="0090291E">
        <w:t xml:space="preserve"> was h</w:t>
      </w:r>
      <w:r>
        <w:t>e</w:t>
      </w:r>
      <w:r w:rsidRPr="0090291E">
        <w:t xml:space="preserve">ld at 40 μM </w:t>
      </w:r>
      <w:r>
        <w:t xml:space="preserve">and glucose-6-phosphate was varied </w:t>
      </w:r>
      <w:r w:rsidRPr="0090291E">
        <w:t>from 50 to 400 μM</w:t>
      </w:r>
      <w:r>
        <w:t>. The resulting inhibition constants and intracellular concentrations are indicated in Table 1.</w:t>
      </w:r>
    </w:p>
    <w:p w14:paraId="5DD79B4A" w14:textId="77777777" w:rsidR="0082157E" w:rsidRDefault="0082157E" w:rsidP="0082157E">
      <w:r w:rsidRPr="00757E11">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1962"/>
        <w:gridCol w:w="2409"/>
      </w:tblGrid>
      <w:tr w:rsidR="0082157E" w:rsidRPr="0075095B" w14:paraId="026BBFC9" w14:textId="77777777" w:rsidTr="00F61752">
        <w:trPr>
          <w:jc w:val="center"/>
        </w:trPr>
        <w:tc>
          <w:tcPr>
            <w:tcW w:w="6804" w:type="dxa"/>
            <w:gridSpan w:val="3"/>
            <w:tcBorders>
              <w:bottom w:val="single" w:sz="4" w:space="0" w:color="auto"/>
            </w:tcBorders>
          </w:tcPr>
          <w:p w14:paraId="336D47E4" w14:textId="77777777" w:rsidR="0082157E" w:rsidRPr="0031455A" w:rsidRDefault="0082157E" w:rsidP="00F61752">
            <w:pPr>
              <w:spacing w:after="160" w:line="259" w:lineRule="auto"/>
              <w:ind w:right="-227"/>
              <w:jc w:val="center"/>
              <w:rPr>
                <w:lang w:val="en-US"/>
              </w:rPr>
            </w:pPr>
            <w:r w:rsidRPr="00A22AEA">
              <w:rPr>
                <w:rFonts w:asciiTheme="minorHAnsi" w:hAnsiTheme="minorHAnsi"/>
                <w:lang w:val="en-US"/>
              </w:rPr>
              <w:t>Table 1 Experimentally determined kinectic parameters and intracellular metabolite concentrations</w:t>
            </w:r>
          </w:p>
        </w:tc>
      </w:tr>
      <w:tr w:rsidR="0082157E" w:rsidRPr="0075095B" w14:paraId="30414D73" w14:textId="77777777" w:rsidTr="00F61752">
        <w:trPr>
          <w:jc w:val="center"/>
        </w:trPr>
        <w:tc>
          <w:tcPr>
            <w:tcW w:w="2433" w:type="dxa"/>
            <w:tcBorders>
              <w:top w:val="single" w:sz="4" w:space="0" w:color="auto"/>
              <w:bottom w:val="single" w:sz="4" w:space="0" w:color="auto"/>
            </w:tcBorders>
          </w:tcPr>
          <w:p w14:paraId="7AA94035" w14:textId="77777777" w:rsidR="0082157E" w:rsidRPr="009D61E6" w:rsidRDefault="0082157E" w:rsidP="00F61752">
            <w:pPr>
              <w:spacing w:after="160" w:line="259" w:lineRule="auto"/>
              <w:ind w:right="-227"/>
              <w:rPr>
                <w:rFonts w:asciiTheme="minorHAnsi" w:hAnsiTheme="minorHAnsi"/>
                <w:lang w:val="en-US"/>
              </w:rPr>
            </w:pPr>
          </w:p>
        </w:tc>
        <w:tc>
          <w:tcPr>
            <w:tcW w:w="1962" w:type="dxa"/>
            <w:tcBorders>
              <w:top w:val="single" w:sz="4" w:space="0" w:color="auto"/>
              <w:bottom w:val="single" w:sz="4" w:space="0" w:color="auto"/>
            </w:tcBorders>
          </w:tcPr>
          <w:p w14:paraId="4A112851" w14:textId="77777777" w:rsidR="0082157E" w:rsidRDefault="0082157E" w:rsidP="00F61752">
            <w:pPr>
              <w:spacing w:line="259" w:lineRule="auto"/>
              <w:ind w:right="47"/>
              <w:rPr>
                <w:rFonts w:asciiTheme="minorHAnsi" w:hAnsiTheme="minorHAnsi"/>
              </w:rPr>
            </w:pPr>
            <w:r>
              <w:rPr>
                <w:rFonts w:asciiTheme="minorHAnsi" w:hAnsiTheme="minorHAnsi"/>
              </w:rPr>
              <w:t>Own data</w:t>
            </w:r>
          </w:p>
          <w:p w14:paraId="0F448DF6" w14:textId="77777777" w:rsidR="0082157E" w:rsidRPr="009D61E6" w:rsidRDefault="0082157E" w:rsidP="00F61752">
            <w:pPr>
              <w:spacing w:line="259" w:lineRule="auto"/>
              <w:ind w:right="47"/>
              <w:rPr>
                <w:rFonts w:asciiTheme="minorHAnsi" w:hAnsiTheme="minorHAnsi"/>
              </w:rPr>
            </w:pPr>
            <w:r w:rsidRPr="009D61E6">
              <w:rPr>
                <w:rFonts w:asciiTheme="minorHAnsi" w:hAnsiTheme="minorHAnsi"/>
              </w:rPr>
              <w:t>[μM]</w:t>
            </w:r>
          </w:p>
        </w:tc>
        <w:tc>
          <w:tcPr>
            <w:tcW w:w="2409" w:type="dxa"/>
            <w:tcBorders>
              <w:top w:val="single" w:sz="4" w:space="0" w:color="auto"/>
              <w:bottom w:val="single" w:sz="4" w:space="0" w:color="auto"/>
            </w:tcBorders>
          </w:tcPr>
          <w:p w14:paraId="5406C45F" w14:textId="77777777" w:rsidR="0082157E" w:rsidRPr="0075095B" w:rsidRDefault="0082157E" w:rsidP="00F61752">
            <w:pPr>
              <w:spacing w:line="259" w:lineRule="auto"/>
              <w:ind w:right="47"/>
              <w:rPr>
                <w:rFonts w:asciiTheme="minorHAnsi" w:hAnsiTheme="minorHAnsi"/>
              </w:rPr>
            </w:pPr>
            <w:r w:rsidRPr="0075095B">
              <w:rPr>
                <w:rFonts w:asciiTheme="minorHAnsi" w:hAnsiTheme="minorHAnsi"/>
              </w:rPr>
              <w:t>Olavarria et al</w:t>
            </w:r>
            <w:r>
              <w:rPr>
                <w:rFonts w:asciiTheme="minorHAnsi" w:hAnsiTheme="minorHAnsi"/>
              </w:rPr>
              <w:t xml:space="preserve"> [5]</w:t>
            </w:r>
          </w:p>
          <w:p w14:paraId="22A85E95" w14:textId="77777777" w:rsidR="0082157E" w:rsidRPr="0075095B" w:rsidRDefault="0082157E" w:rsidP="00F61752">
            <w:pPr>
              <w:spacing w:line="259" w:lineRule="auto"/>
              <w:ind w:right="47"/>
              <w:rPr>
                <w:rFonts w:asciiTheme="minorHAnsi" w:hAnsiTheme="minorHAnsi"/>
              </w:rPr>
            </w:pPr>
            <w:r w:rsidRPr="009D61E6">
              <w:rPr>
                <w:rFonts w:asciiTheme="minorHAnsi" w:hAnsiTheme="minorHAnsi"/>
              </w:rPr>
              <w:t>[μM]</w:t>
            </w:r>
          </w:p>
        </w:tc>
      </w:tr>
      <w:tr w:rsidR="0082157E" w:rsidRPr="0075095B" w14:paraId="48C97323" w14:textId="77777777" w:rsidTr="00F61752">
        <w:trPr>
          <w:jc w:val="center"/>
        </w:trPr>
        <w:tc>
          <w:tcPr>
            <w:tcW w:w="2433" w:type="dxa"/>
            <w:tcBorders>
              <w:top w:val="single" w:sz="4" w:space="0" w:color="auto"/>
            </w:tcBorders>
          </w:tcPr>
          <w:p w14:paraId="54450E04" w14:textId="77777777" w:rsidR="0082157E" w:rsidRPr="003E6528" w:rsidRDefault="0082157E" w:rsidP="00F61752">
            <w:pPr>
              <w:spacing w:after="160" w:line="259" w:lineRule="auto"/>
              <w:ind w:right="-227"/>
              <w:rPr>
                <w:rFonts w:asciiTheme="minorHAnsi" w:hAnsiTheme="minorHAnsi"/>
                <w:b/>
                <w:lang w:val="en-US"/>
              </w:rPr>
            </w:pPr>
            <w:r w:rsidRPr="003E6528">
              <w:rPr>
                <w:rFonts w:asciiTheme="minorHAnsi" w:hAnsiTheme="minorHAnsi"/>
                <w:b/>
                <w:i/>
                <w:lang w:val="en-US"/>
              </w:rPr>
              <w:t>Substrate K</w:t>
            </w:r>
            <w:r w:rsidRPr="003E6528">
              <w:rPr>
                <w:rFonts w:asciiTheme="minorHAnsi" w:hAnsiTheme="minorHAnsi"/>
                <w:b/>
                <w:i/>
                <w:vertAlign w:val="subscript"/>
                <w:lang w:val="en-US"/>
              </w:rPr>
              <w:t>m</w:t>
            </w:r>
            <w:r w:rsidRPr="003E6528">
              <w:rPr>
                <w:rFonts w:asciiTheme="minorHAnsi" w:hAnsiTheme="minorHAnsi"/>
                <w:b/>
                <w:lang w:val="en-US"/>
              </w:rPr>
              <w:t>:</w:t>
            </w:r>
          </w:p>
        </w:tc>
        <w:tc>
          <w:tcPr>
            <w:tcW w:w="1962" w:type="dxa"/>
            <w:tcBorders>
              <w:top w:val="single" w:sz="4" w:space="0" w:color="auto"/>
            </w:tcBorders>
          </w:tcPr>
          <w:p w14:paraId="7837961A" w14:textId="77777777" w:rsidR="0082157E" w:rsidRPr="0075095B" w:rsidRDefault="0082157E" w:rsidP="00F61752">
            <w:pPr>
              <w:spacing w:line="259" w:lineRule="auto"/>
              <w:ind w:right="47"/>
              <w:rPr>
                <w:rFonts w:asciiTheme="minorHAnsi" w:hAnsiTheme="minorHAnsi"/>
              </w:rPr>
            </w:pPr>
          </w:p>
        </w:tc>
        <w:tc>
          <w:tcPr>
            <w:tcW w:w="2409" w:type="dxa"/>
            <w:tcBorders>
              <w:top w:val="single" w:sz="4" w:space="0" w:color="auto"/>
            </w:tcBorders>
          </w:tcPr>
          <w:p w14:paraId="07865DCF" w14:textId="77777777" w:rsidR="0082157E" w:rsidRPr="0075095B" w:rsidRDefault="0082157E" w:rsidP="00F61752">
            <w:pPr>
              <w:ind w:right="47"/>
              <w:rPr>
                <w:rFonts w:asciiTheme="minorHAnsi" w:hAnsiTheme="minorHAnsi"/>
              </w:rPr>
            </w:pPr>
          </w:p>
        </w:tc>
      </w:tr>
      <w:tr w:rsidR="0082157E" w:rsidRPr="0075095B" w14:paraId="5E437238" w14:textId="77777777" w:rsidTr="00F61752">
        <w:trPr>
          <w:jc w:val="center"/>
        </w:trPr>
        <w:tc>
          <w:tcPr>
            <w:tcW w:w="2433" w:type="dxa"/>
          </w:tcPr>
          <w:p w14:paraId="7352F49B" w14:textId="77777777" w:rsidR="0082157E" w:rsidRPr="009D61E6" w:rsidRDefault="0082157E" w:rsidP="00F61752">
            <w:pPr>
              <w:spacing w:after="160" w:line="259" w:lineRule="auto"/>
              <w:ind w:right="-227"/>
              <w:rPr>
                <w:rFonts w:asciiTheme="minorHAnsi" w:hAnsiTheme="minorHAnsi"/>
                <w:lang w:val="en-US"/>
              </w:rPr>
            </w:pPr>
            <w:r w:rsidRPr="009D61E6">
              <w:rPr>
                <w:rFonts w:asciiTheme="minorHAnsi" w:hAnsiTheme="minorHAnsi"/>
                <w:lang w:val="en-US"/>
              </w:rPr>
              <w:t>NADP</w:t>
            </w:r>
            <w:r w:rsidRPr="009D61E6">
              <w:rPr>
                <w:rFonts w:asciiTheme="minorHAnsi" w:hAnsiTheme="minorHAnsi"/>
                <w:vertAlign w:val="superscript"/>
                <w:lang w:val="en-US"/>
              </w:rPr>
              <w:t>+</w:t>
            </w:r>
            <w:r w:rsidRPr="009D61E6">
              <w:rPr>
                <w:rFonts w:asciiTheme="minorHAnsi" w:hAnsiTheme="minorHAnsi"/>
                <w:lang w:val="en-US"/>
              </w:rPr>
              <w:t xml:space="preserve"> </w:t>
            </w:r>
          </w:p>
        </w:tc>
        <w:tc>
          <w:tcPr>
            <w:tcW w:w="1962" w:type="dxa"/>
          </w:tcPr>
          <w:p w14:paraId="507ED7EB" w14:textId="77777777" w:rsidR="0082157E" w:rsidRPr="0075095B" w:rsidRDefault="0082157E" w:rsidP="00F61752">
            <w:pPr>
              <w:spacing w:line="259" w:lineRule="auto"/>
              <w:ind w:right="47"/>
              <w:rPr>
                <w:rFonts w:asciiTheme="minorHAnsi" w:hAnsiTheme="minorHAnsi"/>
              </w:rPr>
            </w:pPr>
            <w:r w:rsidRPr="0075095B">
              <w:rPr>
                <w:rFonts w:asciiTheme="minorHAnsi" w:hAnsiTheme="minorHAnsi"/>
              </w:rPr>
              <w:t>23</w:t>
            </w:r>
          </w:p>
        </w:tc>
        <w:tc>
          <w:tcPr>
            <w:tcW w:w="2409" w:type="dxa"/>
          </w:tcPr>
          <w:p w14:paraId="2D2E24B8" w14:textId="77777777" w:rsidR="0082157E" w:rsidRPr="0075095B" w:rsidRDefault="0082157E" w:rsidP="00F61752">
            <w:pPr>
              <w:ind w:right="47"/>
              <w:rPr>
                <w:rFonts w:asciiTheme="minorHAnsi" w:hAnsiTheme="minorHAnsi"/>
              </w:rPr>
            </w:pPr>
            <w:r w:rsidRPr="0075095B">
              <w:rPr>
                <w:rFonts w:asciiTheme="minorHAnsi" w:hAnsiTheme="minorHAnsi"/>
              </w:rPr>
              <w:t>7.5 ± 0.8</w:t>
            </w:r>
          </w:p>
        </w:tc>
      </w:tr>
      <w:tr w:rsidR="0082157E" w:rsidRPr="0075095B" w14:paraId="1454686E" w14:textId="77777777" w:rsidTr="00F61752">
        <w:trPr>
          <w:jc w:val="center"/>
        </w:trPr>
        <w:tc>
          <w:tcPr>
            <w:tcW w:w="2433" w:type="dxa"/>
          </w:tcPr>
          <w:p w14:paraId="5C81C434" w14:textId="77777777" w:rsidR="0082157E" w:rsidRPr="009D61E6" w:rsidRDefault="0082157E" w:rsidP="00F61752">
            <w:pPr>
              <w:spacing w:after="160" w:line="259" w:lineRule="auto"/>
              <w:ind w:right="-227"/>
              <w:rPr>
                <w:rFonts w:asciiTheme="minorHAnsi" w:hAnsiTheme="minorHAnsi"/>
                <w:lang w:val="en-US"/>
              </w:rPr>
            </w:pPr>
            <w:r w:rsidRPr="009D61E6">
              <w:rPr>
                <w:rFonts w:asciiTheme="minorHAnsi" w:hAnsiTheme="minorHAnsi"/>
                <w:lang w:val="en-US"/>
              </w:rPr>
              <w:t>glucose-6-phosphate</w:t>
            </w:r>
          </w:p>
        </w:tc>
        <w:tc>
          <w:tcPr>
            <w:tcW w:w="1962" w:type="dxa"/>
          </w:tcPr>
          <w:p w14:paraId="7950F460" w14:textId="77777777" w:rsidR="0082157E" w:rsidRPr="0075095B" w:rsidRDefault="0082157E" w:rsidP="00F61752">
            <w:pPr>
              <w:spacing w:line="259" w:lineRule="auto"/>
              <w:ind w:right="47"/>
              <w:rPr>
                <w:rFonts w:asciiTheme="minorHAnsi" w:hAnsiTheme="minorHAnsi"/>
              </w:rPr>
            </w:pPr>
            <w:r w:rsidRPr="0075095B">
              <w:rPr>
                <w:rFonts w:asciiTheme="minorHAnsi" w:hAnsiTheme="minorHAnsi"/>
              </w:rPr>
              <w:t>136</w:t>
            </w:r>
          </w:p>
        </w:tc>
        <w:tc>
          <w:tcPr>
            <w:tcW w:w="2409" w:type="dxa"/>
          </w:tcPr>
          <w:p w14:paraId="31BBFFE3" w14:textId="77777777" w:rsidR="0082157E" w:rsidRPr="0075095B" w:rsidRDefault="0082157E" w:rsidP="00F61752">
            <w:pPr>
              <w:ind w:right="47"/>
              <w:rPr>
                <w:rFonts w:asciiTheme="minorHAnsi" w:hAnsiTheme="minorHAnsi"/>
              </w:rPr>
            </w:pPr>
            <w:r w:rsidRPr="0075095B">
              <w:rPr>
                <w:rFonts w:asciiTheme="minorHAnsi" w:hAnsiTheme="minorHAnsi"/>
              </w:rPr>
              <w:t>174 ± 11</w:t>
            </w:r>
          </w:p>
        </w:tc>
      </w:tr>
      <w:tr w:rsidR="0082157E" w:rsidRPr="0075095B" w14:paraId="4180F2DF" w14:textId="77777777" w:rsidTr="00F61752">
        <w:trPr>
          <w:jc w:val="center"/>
        </w:trPr>
        <w:tc>
          <w:tcPr>
            <w:tcW w:w="2433" w:type="dxa"/>
          </w:tcPr>
          <w:p w14:paraId="053709F3" w14:textId="77777777" w:rsidR="0082157E" w:rsidRPr="003E6528" w:rsidRDefault="0082157E" w:rsidP="00F61752">
            <w:pPr>
              <w:spacing w:after="160" w:line="259" w:lineRule="auto"/>
              <w:ind w:right="-227"/>
              <w:rPr>
                <w:rFonts w:asciiTheme="minorHAnsi" w:hAnsiTheme="minorHAnsi"/>
                <w:b/>
                <w:lang w:val="en-US"/>
              </w:rPr>
            </w:pPr>
            <w:r w:rsidRPr="003E6528">
              <w:rPr>
                <w:rFonts w:asciiTheme="minorHAnsi" w:hAnsiTheme="minorHAnsi"/>
                <w:b/>
                <w:i/>
                <w:lang w:val="en-US"/>
              </w:rPr>
              <w:t>NADP</w:t>
            </w:r>
            <w:r w:rsidRPr="003E6528">
              <w:rPr>
                <w:rFonts w:asciiTheme="minorHAnsi" w:hAnsiTheme="minorHAnsi"/>
                <w:b/>
                <w:i/>
                <w:vertAlign w:val="superscript"/>
                <w:lang w:val="en-US"/>
              </w:rPr>
              <w:t>+</w:t>
            </w:r>
            <w:r w:rsidRPr="003E6528">
              <w:rPr>
                <w:rFonts w:asciiTheme="minorHAnsi" w:hAnsiTheme="minorHAnsi"/>
                <w:b/>
                <w:i/>
                <w:lang w:val="en-US"/>
              </w:rPr>
              <w:t xml:space="preserve"> dissociation K</w:t>
            </w:r>
            <w:r w:rsidRPr="003E6528">
              <w:rPr>
                <w:rFonts w:asciiTheme="minorHAnsi" w:hAnsiTheme="minorHAnsi"/>
                <w:b/>
                <w:i/>
                <w:vertAlign w:val="subscript"/>
                <w:lang w:val="en-US"/>
              </w:rPr>
              <w:t>i</w:t>
            </w:r>
            <w:r w:rsidRPr="003E6528">
              <w:rPr>
                <w:rFonts w:asciiTheme="minorHAnsi" w:hAnsiTheme="minorHAnsi"/>
                <w:b/>
                <w:lang w:val="en-US"/>
              </w:rPr>
              <w:t>:</w:t>
            </w:r>
          </w:p>
        </w:tc>
        <w:tc>
          <w:tcPr>
            <w:tcW w:w="1962" w:type="dxa"/>
          </w:tcPr>
          <w:p w14:paraId="2B85556B" w14:textId="77777777" w:rsidR="0082157E" w:rsidRPr="0075095B" w:rsidRDefault="0082157E" w:rsidP="00F61752">
            <w:pPr>
              <w:spacing w:line="259" w:lineRule="auto"/>
              <w:ind w:right="47"/>
              <w:rPr>
                <w:rFonts w:asciiTheme="minorHAnsi" w:hAnsiTheme="minorHAnsi"/>
              </w:rPr>
            </w:pPr>
          </w:p>
        </w:tc>
        <w:tc>
          <w:tcPr>
            <w:tcW w:w="2409" w:type="dxa"/>
          </w:tcPr>
          <w:p w14:paraId="352AAECE" w14:textId="77777777" w:rsidR="0082157E" w:rsidRPr="0075095B" w:rsidRDefault="0082157E" w:rsidP="00F61752">
            <w:pPr>
              <w:ind w:right="47"/>
              <w:rPr>
                <w:rFonts w:asciiTheme="minorHAnsi" w:hAnsiTheme="minorHAnsi"/>
              </w:rPr>
            </w:pPr>
          </w:p>
        </w:tc>
      </w:tr>
      <w:tr w:rsidR="0082157E" w:rsidRPr="0075095B" w14:paraId="51EDE199" w14:textId="77777777" w:rsidTr="00F61752">
        <w:trPr>
          <w:jc w:val="center"/>
        </w:trPr>
        <w:tc>
          <w:tcPr>
            <w:tcW w:w="2433" w:type="dxa"/>
          </w:tcPr>
          <w:p w14:paraId="0AF22D48" w14:textId="77777777" w:rsidR="0082157E" w:rsidRPr="009D61E6" w:rsidRDefault="0082157E" w:rsidP="00F61752">
            <w:pPr>
              <w:spacing w:after="160" w:line="259" w:lineRule="auto"/>
              <w:ind w:right="-227"/>
              <w:rPr>
                <w:rFonts w:asciiTheme="minorHAnsi" w:hAnsiTheme="minorHAnsi"/>
                <w:lang w:val="en-US"/>
              </w:rPr>
            </w:pPr>
            <w:r w:rsidRPr="009D61E6">
              <w:rPr>
                <w:rFonts w:asciiTheme="minorHAnsi" w:hAnsiTheme="minorHAnsi"/>
                <w:lang w:val="en-US"/>
              </w:rPr>
              <w:t>NADP</w:t>
            </w:r>
            <w:r w:rsidRPr="009D61E6">
              <w:rPr>
                <w:rFonts w:asciiTheme="minorHAnsi" w:hAnsiTheme="minorHAnsi"/>
                <w:vertAlign w:val="superscript"/>
                <w:lang w:val="en-US"/>
              </w:rPr>
              <w:t>+</w:t>
            </w:r>
            <w:r w:rsidRPr="009D61E6">
              <w:rPr>
                <w:rFonts w:asciiTheme="minorHAnsi" w:hAnsiTheme="minorHAnsi"/>
                <w:lang w:val="en-US"/>
              </w:rPr>
              <w:t xml:space="preserve"> </w:t>
            </w:r>
          </w:p>
        </w:tc>
        <w:tc>
          <w:tcPr>
            <w:tcW w:w="1962" w:type="dxa"/>
          </w:tcPr>
          <w:p w14:paraId="07BFD596" w14:textId="77777777" w:rsidR="0082157E" w:rsidRPr="0075095B" w:rsidRDefault="0082157E" w:rsidP="00F61752">
            <w:pPr>
              <w:spacing w:line="259" w:lineRule="auto"/>
              <w:ind w:right="47"/>
              <w:rPr>
                <w:rFonts w:asciiTheme="minorHAnsi" w:hAnsiTheme="minorHAnsi"/>
              </w:rPr>
            </w:pPr>
            <w:r w:rsidRPr="0075095B">
              <w:rPr>
                <w:rFonts w:asciiTheme="minorHAnsi" w:hAnsiTheme="minorHAnsi"/>
              </w:rPr>
              <w:t>90</w:t>
            </w:r>
          </w:p>
        </w:tc>
        <w:tc>
          <w:tcPr>
            <w:tcW w:w="2409" w:type="dxa"/>
          </w:tcPr>
          <w:p w14:paraId="65719855" w14:textId="77777777" w:rsidR="0082157E" w:rsidRPr="0075095B" w:rsidRDefault="0082157E" w:rsidP="00F61752">
            <w:pPr>
              <w:ind w:right="47"/>
              <w:rPr>
                <w:rFonts w:asciiTheme="minorHAnsi" w:hAnsiTheme="minorHAnsi"/>
              </w:rPr>
            </w:pPr>
            <w:r w:rsidRPr="0075095B">
              <w:rPr>
                <w:rFonts w:asciiTheme="minorHAnsi" w:hAnsiTheme="minorHAnsi"/>
              </w:rPr>
              <w:t>19 ± 4</w:t>
            </w:r>
          </w:p>
        </w:tc>
      </w:tr>
      <w:tr w:rsidR="0082157E" w:rsidRPr="0075095B" w14:paraId="2AFA1BE8" w14:textId="77777777" w:rsidTr="00F61752">
        <w:trPr>
          <w:jc w:val="center"/>
        </w:trPr>
        <w:tc>
          <w:tcPr>
            <w:tcW w:w="2433" w:type="dxa"/>
          </w:tcPr>
          <w:p w14:paraId="2DF499ED" w14:textId="77777777" w:rsidR="0082157E" w:rsidRPr="003E6528" w:rsidRDefault="0082157E" w:rsidP="00F61752">
            <w:pPr>
              <w:spacing w:after="160" w:line="259" w:lineRule="auto"/>
              <w:ind w:right="-227"/>
              <w:rPr>
                <w:rFonts w:asciiTheme="minorHAnsi" w:hAnsiTheme="minorHAnsi"/>
                <w:b/>
                <w:lang w:val="en-US"/>
              </w:rPr>
            </w:pPr>
            <w:r w:rsidRPr="003E6528">
              <w:rPr>
                <w:rFonts w:asciiTheme="minorHAnsi" w:hAnsiTheme="minorHAnsi"/>
                <w:b/>
                <w:i/>
                <w:lang w:val="en-US"/>
              </w:rPr>
              <w:t>NADPH inhibition K</w:t>
            </w:r>
            <w:r w:rsidRPr="003E6528">
              <w:rPr>
                <w:rFonts w:asciiTheme="minorHAnsi" w:hAnsiTheme="minorHAnsi"/>
                <w:b/>
                <w:i/>
                <w:vertAlign w:val="subscript"/>
                <w:lang w:val="en-US"/>
              </w:rPr>
              <w:t>i</w:t>
            </w:r>
            <w:r w:rsidRPr="003E6528">
              <w:rPr>
                <w:rFonts w:asciiTheme="minorHAnsi" w:hAnsiTheme="minorHAnsi"/>
                <w:b/>
                <w:lang w:val="en-US"/>
              </w:rPr>
              <w:t>:</w:t>
            </w:r>
          </w:p>
        </w:tc>
        <w:tc>
          <w:tcPr>
            <w:tcW w:w="1962" w:type="dxa"/>
          </w:tcPr>
          <w:p w14:paraId="1BC1EFCB" w14:textId="77777777" w:rsidR="0082157E" w:rsidRPr="0075095B" w:rsidRDefault="0082157E" w:rsidP="00F61752">
            <w:pPr>
              <w:spacing w:line="259" w:lineRule="auto"/>
              <w:ind w:right="47"/>
              <w:rPr>
                <w:rFonts w:asciiTheme="minorHAnsi" w:hAnsiTheme="minorHAnsi"/>
              </w:rPr>
            </w:pPr>
          </w:p>
        </w:tc>
        <w:tc>
          <w:tcPr>
            <w:tcW w:w="2409" w:type="dxa"/>
          </w:tcPr>
          <w:p w14:paraId="7A18F84A" w14:textId="77777777" w:rsidR="0082157E" w:rsidRPr="0075095B" w:rsidRDefault="0082157E" w:rsidP="00F61752">
            <w:pPr>
              <w:ind w:right="47"/>
              <w:rPr>
                <w:rFonts w:asciiTheme="minorHAnsi" w:hAnsiTheme="minorHAnsi"/>
              </w:rPr>
            </w:pPr>
          </w:p>
        </w:tc>
      </w:tr>
      <w:tr w:rsidR="0082157E" w:rsidRPr="0075095B" w14:paraId="3FBB8B66" w14:textId="77777777" w:rsidTr="00F61752">
        <w:trPr>
          <w:jc w:val="center"/>
        </w:trPr>
        <w:tc>
          <w:tcPr>
            <w:tcW w:w="2433" w:type="dxa"/>
          </w:tcPr>
          <w:p w14:paraId="580D51D8" w14:textId="77777777" w:rsidR="0082157E" w:rsidRPr="009D61E6" w:rsidRDefault="0082157E" w:rsidP="00F61752">
            <w:pPr>
              <w:spacing w:after="160" w:line="259" w:lineRule="auto"/>
              <w:ind w:right="-227"/>
              <w:rPr>
                <w:rFonts w:asciiTheme="minorHAnsi" w:hAnsiTheme="minorHAnsi"/>
                <w:lang w:val="en-US"/>
              </w:rPr>
            </w:pPr>
            <w:r w:rsidRPr="009D61E6">
              <w:rPr>
                <w:rFonts w:asciiTheme="minorHAnsi" w:hAnsiTheme="minorHAnsi"/>
                <w:lang w:val="en-US"/>
              </w:rPr>
              <w:t>K</w:t>
            </w:r>
            <w:r w:rsidRPr="009D61E6">
              <w:rPr>
                <w:rFonts w:asciiTheme="minorHAnsi" w:hAnsiTheme="minorHAnsi"/>
                <w:vertAlign w:val="subscript"/>
                <w:lang w:val="en-US"/>
              </w:rPr>
              <w:t xml:space="preserve">ic,NADP+ </w:t>
            </w:r>
          </w:p>
        </w:tc>
        <w:tc>
          <w:tcPr>
            <w:tcW w:w="1962" w:type="dxa"/>
          </w:tcPr>
          <w:p w14:paraId="1209BF03" w14:textId="77777777" w:rsidR="0082157E" w:rsidRPr="0075095B" w:rsidRDefault="0082157E" w:rsidP="00F61752">
            <w:pPr>
              <w:spacing w:line="259" w:lineRule="auto"/>
              <w:ind w:right="47"/>
              <w:rPr>
                <w:rFonts w:asciiTheme="minorHAnsi" w:hAnsiTheme="minorHAnsi"/>
              </w:rPr>
            </w:pPr>
            <w:r w:rsidRPr="0075095B">
              <w:rPr>
                <w:rFonts w:asciiTheme="minorHAnsi" w:hAnsiTheme="minorHAnsi"/>
              </w:rPr>
              <w:t>35</w:t>
            </w:r>
          </w:p>
        </w:tc>
        <w:tc>
          <w:tcPr>
            <w:tcW w:w="2409" w:type="dxa"/>
          </w:tcPr>
          <w:p w14:paraId="1AF18D04" w14:textId="77777777" w:rsidR="0082157E" w:rsidRPr="0075095B" w:rsidRDefault="0082157E" w:rsidP="00F61752">
            <w:pPr>
              <w:ind w:right="47"/>
              <w:rPr>
                <w:rFonts w:asciiTheme="minorHAnsi" w:hAnsiTheme="minorHAnsi"/>
              </w:rPr>
            </w:pPr>
            <w:r w:rsidRPr="0075095B">
              <w:rPr>
                <w:rFonts w:asciiTheme="minorHAnsi" w:hAnsiTheme="minorHAnsi"/>
              </w:rPr>
              <w:t>14 ± 2</w:t>
            </w:r>
          </w:p>
        </w:tc>
      </w:tr>
      <w:tr w:rsidR="0082157E" w:rsidRPr="0075095B" w14:paraId="03ECD1F1" w14:textId="77777777" w:rsidTr="00F61752">
        <w:trPr>
          <w:jc w:val="center"/>
        </w:trPr>
        <w:tc>
          <w:tcPr>
            <w:tcW w:w="2433" w:type="dxa"/>
          </w:tcPr>
          <w:p w14:paraId="18DFA3B2" w14:textId="77777777" w:rsidR="0082157E" w:rsidRPr="009D61E6" w:rsidRDefault="0082157E" w:rsidP="00F61752">
            <w:pPr>
              <w:spacing w:after="160" w:line="259" w:lineRule="auto"/>
              <w:ind w:right="-227"/>
              <w:rPr>
                <w:rFonts w:asciiTheme="minorHAnsi" w:hAnsiTheme="minorHAnsi"/>
                <w:lang w:val="en-US"/>
              </w:rPr>
            </w:pPr>
            <w:r w:rsidRPr="009D61E6">
              <w:rPr>
                <w:rFonts w:asciiTheme="minorHAnsi" w:hAnsiTheme="minorHAnsi"/>
                <w:lang w:val="en-US"/>
              </w:rPr>
              <w:t>K</w:t>
            </w:r>
            <w:r w:rsidRPr="009D61E6">
              <w:rPr>
                <w:rFonts w:asciiTheme="minorHAnsi" w:hAnsiTheme="minorHAnsi"/>
                <w:vertAlign w:val="subscript"/>
                <w:lang w:val="en-US"/>
              </w:rPr>
              <w:t>ic,glucose-6-phosphate</w:t>
            </w:r>
          </w:p>
        </w:tc>
        <w:tc>
          <w:tcPr>
            <w:tcW w:w="1962" w:type="dxa"/>
          </w:tcPr>
          <w:p w14:paraId="56979CC2" w14:textId="77777777" w:rsidR="0082157E" w:rsidRPr="0075095B" w:rsidRDefault="0082157E" w:rsidP="00F61752">
            <w:pPr>
              <w:spacing w:line="259" w:lineRule="auto"/>
              <w:ind w:right="47"/>
              <w:rPr>
                <w:rFonts w:asciiTheme="minorHAnsi" w:hAnsiTheme="minorHAnsi"/>
              </w:rPr>
            </w:pPr>
            <w:r w:rsidRPr="0075095B">
              <w:rPr>
                <w:rFonts w:asciiTheme="minorHAnsi" w:hAnsiTheme="minorHAnsi"/>
              </w:rPr>
              <w:t>100</w:t>
            </w:r>
          </w:p>
        </w:tc>
        <w:tc>
          <w:tcPr>
            <w:tcW w:w="2409" w:type="dxa"/>
          </w:tcPr>
          <w:p w14:paraId="1165A80E" w14:textId="77777777" w:rsidR="0082157E" w:rsidRPr="0075095B" w:rsidRDefault="0082157E" w:rsidP="00F61752">
            <w:pPr>
              <w:ind w:right="47"/>
              <w:rPr>
                <w:rFonts w:asciiTheme="minorHAnsi" w:hAnsiTheme="minorHAnsi"/>
              </w:rPr>
            </w:pPr>
            <w:r w:rsidRPr="0075095B">
              <w:rPr>
                <w:rFonts w:asciiTheme="minorHAnsi" w:hAnsiTheme="minorHAnsi"/>
              </w:rPr>
              <w:t>101 ± 9</w:t>
            </w:r>
          </w:p>
        </w:tc>
      </w:tr>
      <w:tr w:rsidR="0082157E" w:rsidRPr="00F72959" w14:paraId="10365659" w14:textId="77777777" w:rsidTr="00F61752">
        <w:trPr>
          <w:jc w:val="center"/>
        </w:trPr>
        <w:tc>
          <w:tcPr>
            <w:tcW w:w="2433" w:type="dxa"/>
          </w:tcPr>
          <w:p w14:paraId="2F3ECE83" w14:textId="77777777" w:rsidR="0082157E" w:rsidRPr="003E6528" w:rsidRDefault="0082157E" w:rsidP="00F61752">
            <w:pPr>
              <w:spacing w:after="160" w:line="259" w:lineRule="auto"/>
              <w:ind w:right="-227"/>
              <w:rPr>
                <w:rFonts w:asciiTheme="minorHAnsi" w:hAnsiTheme="minorHAnsi"/>
                <w:b/>
                <w:i/>
                <w:lang w:val="en-US"/>
              </w:rPr>
            </w:pPr>
            <w:r w:rsidRPr="003E6528">
              <w:rPr>
                <w:rFonts w:asciiTheme="minorHAnsi" w:hAnsiTheme="minorHAnsi"/>
                <w:b/>
                <w:i/>
                <w:lang w:val="en-US"/>
              </w:rPr>
              <w:t>Intracellular Concentrations</w:t>
            </w:r>
          </w:p>
        </w:tc>
        <w:tc>
          <w:tcPr>
            <w:tcW w:w="1962" w:type="dxa"/>
          </w:tcPr>
          <w:p w14:paraId="178547C4" w14:textId="77777777" w:rsidR="0082157E" w:rsidRPr="00F72959" w:rsidRDefault="0082157E" w:rsidP="00F61752">
            <w:pPr>
              <w:spacing w:after="160" w:line="259" w:lineRule="auto"/>
              <w:ind w:right="47"/>
              <w:rPr>
                <w:rFonts w:asciiTheme="minorHAnsi" w:hAnsiTheme="minorHAnsi"/>
                <w:lang w:val="en-US"/>
              </w:rPr>
            </w:pPr>
          </w:p>
        </w:tc>
        <w:tc>
          <w:tcPr>
            <w:tcW w:w="2409" w:type="dxa"/>
          </w:tcPr>
          <w:p w14:paraId="6F1EEB50" w14:textId="77777777" w:rsidR="0082157E" w:rsidRPr="00F72959" w:rsidRDefault="0082157E" w:rsidP="00F61752">
            <w:pPr>
              <w:spacing w:after="160" w:line="259" w:lineRule="auto"/>
              <w:ind w:right="47"/>
              <w:rPr>
                <w:rFonts w:asciiTheme="minorHAnsi" w:hAnsiTheme="minorHAnsi"/>
                <w:lang w:val="en-US"/>
              </w:rPr>
            </w:pPr>
          </w:p>
        </w:tc>
      </w:tr>
      <w:tr w:rsidR="0082157E" w:rsidRPr="003E6528" w14:paraId="3AB28810" w14:textId="77777777" w:rsidTr="00F61752">
        <w:trPr>
          <w:jc w:val="center"/>
        </w:trPr>
        <w:tc>
          <w:tcPr>
            <w:tcW w:w="2433" w:type="dxa"/>
          </w:tcPr>
          <w:p w14:paraId="0F9B5898" w14:textId="77777777" w:rsidR="0082157E" w:rsidRPr="003E6528" w:rsidRDefault="0082157E" w:rsidP="00F61752">
            <w:pPr>
              <w:spacing w:after="160" w:line="259" w:lineRule="auto"/>
              <w:ind w:right="-227"/>
              <w:rPr>
                <w:rFonts w:asciiTheme="minorHAnsi" w:hAnsiTheme="minorHAnsi"/>
                <w:b/>
                <w:lang w:val="en-US"/>
              </w:rPr>
            </w:pPr>
            <w:r>
              <w:rPr>
                <w:rFonts w:asciiTheme="minorHAnsi" w:hAnsiTheme="minorHAnsi"/>
                <w:b/>
                <w:lang w:val="en-US"/>
              </w:rPr>
              <w:t>w</w:t>
            </w:r>
            <w:r w:rsidRPr="003E6528">
              <w:rPr>
                <w:rFonts w:asciiTheme="minorHAnsi" w:hAnsiTheme="minorHAnsi"/>
                <w:b/>
                <w:lang w:val="en-US"/>
              </w:rPr>
              <w:t>ild-type</w:t>
            </w:r>
          </w:p>
        </w:tc>
        <w:tc>
          <w:tcPr>
            <w:tcW w:w="1962" w:type="dxa"/>
          </w:tcPr>
          <w:p w14:paraId="55A284E7" w14:textId="77777777" w:rsidR="0082157E" w:rsidRPr="003E6528" w:rsidRDefault="0082157E" w:rsidP="00F61752">
            <w:pPr>
              <w:spacing w:after="160" w:line="259" w:lineRule="auto"/>
              <w:ind w:right="47"/>
              <w:rPr>
                <w:rFonts w:asciiTheme="minorHAnsi" w:hAnsiTheme="minorHAnsi"/>
                <w:lang w:val="en-US"/>
              </w:rPr>
            </w:pPr>
          </w:p>
        </w:tc>
        <w:tc>
          <w:tcPr>
            <w:tcW w:w="2409" w:type="dxa"/>
          </w:tcPr>
          <w:p w14:paraId="56D168E9" w14:textId="77777777" w:rsidR="0082157E" w:rsidRPr="003E6528" w:rsidRDefault="0082157E" w:rsidP="00F61752">
            <w:pPr>
              <w:spacing w:after="160" w:line="259" w:lineRule="auto"/>
              <w:ind w:right="47"/>
              <w:rPr>
                <w:rFonts w:asciiTheme="minorHAnsi" w:hAnsiTheme="minorHAnsi"/>
                <w:lang w:val="en-US"/>
              </w:rPr>
            </w:pPr>
          </w:p>
        </w:tc>
      </w:tr>
      <w:tr w:rsidR="0082157E" w:rsidRPr="003E6528" w14:paraId="490D4129" w14:textId="77777777" w:rsidTr="00F61752">
        <w:trPr>
          <w:jc w:val="center"/>
        </w:trPr>
        <w:tc>
          <w:tcPr>
            <w:tcW w:w="2433" w:type="dxa"/>
          </w:tcPr>
          <w:p w14:paraId="6E1AAA59" w14:textId="77777777" w:rsidR="0082157E" w:rsidRPr="00F72959" w:rsidRDefault="0082157E" w:rsidP="00F61752">
            <w:pPr>
              <w:spacing w:after="160" w:line="259" w:lineRule="auto"/>
              <w:ind w:right="-227"/>
              <w:rPr>
                <w:rFonts w:asciiTheme="minorHAnsi" w:hAnsiTheme="minorHAnsi"/>
                <w:lang w:val="en-US"/>
              </w:rPr>
            </w:pPr>
            <w:r w:rsidRPr="00F72959">
              <w:rPr>
                <w:rFonts w:asciiTheme="minorHAnsi" w:hAnsiTheme="minorHAnsi"/>
                <w:lang w:val="en-US"/>
              </w:rPr>
              <w:t>Glucose</w:t>
            </w:r>
            <w:r>
              <w:rPr>
                <w:rFonts w:asciiTheme="minorHAnsi" w:hAnsiTheme="minorHAnsi"/>
                <w:lang w:val="en-US"/>
              </w:rPr>
              <w:t>-6-phosphate</w:t>
            </w:r>
          </w:p>
        </w:tc>
        <w:tc>
          <w:tcPr>
            <w:tcW w:w="1962" w:type="dxa"/>
          </w:tcPr>
          <w:p w14:paraId="1005FEB0" w14:textId="77777777" w:rsidR="0082157E" w:rsidRPr="003E6528" w:rsidRDefault="0082157E" w:rsidP="00F61752">
            <w:pPr>
              <w:spacing w:after="160" w:line="259" w:lineRule="auto"/>
              <w:ind w:right="47"/>
              <w:rPr>
                <w:rFonts w:asciiTheme="minorHAnsi" w:hAnsiTheme="minorHAnsi"/>
                <w:lang w:val="en-US"/>
              </w:rPr>
            </w:pPr>
            <w:r w:rsidRPr="003E6528">
              <w:rPr>
                <w:rFonts w:asciiTheme="minorHAnsi" w:hAnsiTheme="minorHAnsi"/>
                <w:lang w:val="en-US"/>
              </w:rPr>
              <w:t xml:space="preserve">289 </w:t>
            </w:r>
            <w:r>
              <w:rPr>
                <w:rFonts w:ascii="Calibri" w:hAnsi="Calibri"/>
                <w:lang w:val="en-US"/>
              </w:rPr>
              <w:t>±</w:t>
            </w:r>
            <w:r w:rsidRPr="003E6528">
              <w:rPr>
                <w:rFonts w:asciiTheme="minorHAnsi" w:hAnsiTheme="minorHAnsi"/>
                <w:lang w:val="en-US"/>
              </w:rPr>
              <w:t xml:space="preserve"> 2</w:t>
            </w:r>
          </w:p>
        </w:tc>
        <w:tc>
          <w:tcPr>
            <w:tcW w:w="2409" w:type="dxa"/>
          </w:tcPr>
          <w:p w14:paraId="51085E0F" w14:textId="77777777" w:rsidR="0082157E" w:rsidRPr="003E6528" w:rsidRDefault="0082157E" w:rsidP="00F61752">
            <w:pPr>
              <w:spacing w:after="160" w:line="259" w:lineRule="auto"/>
              <w:ind w:right="47"/>
              <w:rPr>
                <w:rFonts w:asciiTheme="minorHAnsi" w:hAnsiTheme="minorHAnsi"/>
                <w:lang w:val="en-US"/>
              </w:rPr>
            </w:pPr>
            <w:r>
              <w:rPr>
                <w:rFonts w:asciiTheme="minorHAnsi" w:hAnsiTheme="minorHAnsi"/>
                <w:lang w:val="en-US"/>
              </w:rPr>
              <w:t>801</w:t>
            </w:r>
          </w:p>
        </w:tc>
      </w:tr>
      <w:tr w:rsidR="0082157E" w:rsidRPr="003E6528" w14:paraId="3C90C856" w14:textId="77777777" w:rsidTr="00F61752">
        <w:trPr>
          <w:jc w:val="center"/>
        </w:trPr>
        <w:tc>
          <w:tcPr>
            <w:tcW w:w="2433" w:type="dxa"/>
          </w:tcPr>
          <w:p w14:paraId="1C89A853" w14:textId="77777777" w:rsidR="0082157E" w:rsidRPr="003E6528" w:rsidRDefault="0082157E" w:rsidP="00F61752">
            <w:pPr>
              <w:spacing w:after="160" w:line="259" w:lineRule="auto"/>
              <w:ind w:right="-227"/>
              <w:rPr>
                <w:rFonts w:asciiTheme="minorHAnsi" w:hAnsiTheme="minorHAnsi"/>
                <w:lang w:val="en-US"/>
              </w:rPr>
            </w:pPr>
            <w:r>
              <w:rPr>
                <w:rFonts w:asciiTheme="minorHAnsi" w:hAnsiTheme="minorHAnsi"/>
                <w:lang w:val="en-US"/>
              </w:rPr>
              <w:t>NADP</w:t>
            </w:r>
            <w:r w:rsidRPr="003E6528">
              <w:rPr>
                <w:rFonts w:asciiTheme="minorHAnsi" w:hAnsiTheme="minorHAnsi"/>
                <w:vertAlign w:val="superscript"/>
                <w:lang w:val="en-US"/>
              </w:rPr>
              <w:t>+</w:t>
            </w:r>
          </w:p>
        </w:tc>
        <w:tc>
          <w:tcPr>
            <w:tcW w:w="1962" w:type="dxa"/>
          </w:tcPr>
          <w:p w14:paraId="680B373D" w14:textId="77777777" w:rsidR="0082157E" w:rsidRPr="003E6528" w:rsidRDefault="0082157E" w:rsidP="00F61752">
            <w:pPr>
              <w:spacing w:after="160" w:line="259" w:lineRule="auto"/>
              <w:ind w:right="47"/>
              <w:rPr>
                <w:rFonts w:asciiTheme="minorHAnsi" w:hAnsiTheme="minorHAnsi"/>
                <w:lang w:val="en-US"/>
              </w:rPr>
            </w:pPr>
            <w:r>
              <w:rPr>
                <w:rFonts w:asciiTheme="minorHAnsi" w:hAnsiTheme="minorHAnsi"/>
                <w:lang w:val="en-US"/>
              </w:rPr>
              <w:t xml:space="preserve">581 </w:t>
            </w:r>
            <w:r>
              <w:rPr>
                <w:rFonts w:ascii="Calibri" w:hAnsi="Calibri"/>
                <w:lang w:val="en-US"/>
              </w:rPr>
              <w:t>± 13</w:t>
            </w:r>
          </w:p>
        </w:tc>
        <w:tc>
          <w:tcPr>
            <w:tcW w:w="2409" w:type="dxa"/>
          </w:tcPr>
          <w:p w14:paraId="11531D1E" w14:textId="77777777" w:rsidR="0082157E" w:rsidRPr="003E6528" w:rsidRDefault="0082157E" w:rsidP="00F61752">
            <w:pPr>
              <w:spacing w:after="160" w:line="259" w:lineRule="auto"/>
              <w:ind w:right="47"/>
              <w:rPr>
                <w:rFonts w:asciiTheme="minorHAnsi" w:hAnsiTheme="minorHAnsi"/>
                <w:lang w:val="en-US"/>
              </w:rPr>
            </w:pPr>
            <w:r>
              <w:rPr>
                <w:rFonts w:asciiTheme="minorHAnsi" w:hAnsiTheme="minorHAnsi"/>
                <w:lang w:val="en-US"/>
              </w:rPr>
              <w:t>21-210</w:t>
            </w:r>
          </w:p>
        </w:tc>
      </w:tr>
      <w:tr w:rsidR="0082157E" w:rsidRPr="003E6528" w14:paraId="649272FB" w14:textId="77777777" w:rsidTr="00F61752">
        <w:trPr>
          <w:jc w:val="center"/>
        </w:trPr>
        <w:tc>
          <w:tcPr>
            <w:tcW w:w="2433" w:type="dxa"/>
          </w:tcPr>
          <w:p w14:paraId="19626D2D" w14:textId="77777777" w:rsidR="0082157E" w:rsidRPr="003E6528" w:rsidRDefault="0082157E" w:rsidP="00F61752">
            <w:pPr>
              <w:spacing w:after="160" w:line="259" w:lineRule="auto"/>
              <w:ind w:right="-227"/>
              <w:rPr>
                <w:rFonts w:asciiTheme="minorHAnsi" w:hAnsiTheme="minorHAnsi"/>
                <w:lang w:val="en-US"/>
              </w:rPr>
            </w:pPr>
            <w:r>
              <w:rPr>
                <w:rFonts w:asciiTheme="minorHAnsi" w:hAnsiTheme="minorHAnsi"/>
                <w:lang w:val="en-US"/>
              </w:rPr>
              <w:t>NADPH</w:t>
            </w:r>
          </w:p>
        </w:tc>
        <w:tc>
          <w:tcPr>
            <w:tcW w:w="1962" w:type="dxa"/>
          </w:tcPr>
          <w:p w14:paraId="70031A55" w14:textId="77777777" w:rsidR="0082157E" w:rsidRPr="003E6528" w:rsidRDefault="0082157E" w:rsidP="00F61752">
            <w:pPr>
              <w:spacing w:after="160" w:line="259" w:lineRule="auto"/>
              <w:ind w:right="47"/>
              <w:rPr>
                <w:rFonts w:asciiTheme="minorHAnsi" w:hAnsiTheme="minorHAnsi"/>
                <w:lang w:val="en-US"/>
              </w:rPr>
            </w:pPr>
            <w:r>
              <w:rPr>
                <w:rFonts w:asciiTheme="minorHAnsi" w:hAnsiTheme="minorHAnsi"/>
                <w:lang w:val="en-US"/>
              </w:rPr>
              <w:t xml:space="preserve">191 </w:t>
            </w:r>
            <w:r>
              <w:rPr>
                <w:rFonts w:ascii="Calibri" w:hAnsi="Calibri"/>
                <w:lang w:val="en-US"/>
              </w:rPr>
              <w:t>± 20</w:t>
            </w:r>
          </w:p>
        </w:tc>
        <w:tc>
          <w:tcPr>
            <w:tcW w:w="2409" w:type="dxa"/>
          </w:tcPr>
          <w:p w14:paraId="4216178E" w14:textId="77777777" w:rsidR="0082157E" w:rsidRPr="003E6528" w:rsidRDefault="0082157E" w:rsidP="00F61752">
            <w:pPr>
              <w:spacing w:after="160" w:line="259" w:lineRule="auto"/>
              <w:ind w:right="47"/>
              <w:rPr>
                <w:rFonts w:asciiTheme="minorHAnsi" w:hAnsiTheme="minorHAnsi"/>
                <w:lang w:val="en-US"/>
              </w:rPr>
            </w:pPr>
            <w:r>
              <w:rPr>
                <w:rFonts w:asciiTheme="minorHAnsi" w:hAnsiTheme="minorHAnsi"/>
                <w:lang w:val="en-US"/>
              </w:rPr>
              <w:t>24-220</w:t>
            </w:r>
          </w:p>
        </w:tc>
      </w:tr>
      <w:tr w:rsidR="0082157E" w:rsidRPr="003E6528" w14:paraId="64F1BE31" w14:textId="77777777" w:rsidTr="00F61752">
        <w:trPr>
          <w:jc w:val="center"/>
        </w:trPr>
        <w:tc>
          <w:tcPr>
            <w:tcW w:w="2433" w:type="dxa"/>
          </w:tcPr>
          <w:p w14:paraId="61520390" w14:textId="77777777" w:rsidR="0082157E" w:rsidRPr="003E6528" w:rsidRDefault="0082157E" w:rsidP="00F61752">
            <w:pPr>
              <w:spacing w:after="160" w:line="259" w:lineRule="auto"/>
              <w:ind w:right="-227"/>
              <w:rPr>
                <w:rFonts w:asciiTheme="minorHAnsi" w:hAnsiTheme="minorHAnsi"/>
                <w:b/>
                <w:lang w:val="en-US"/>
              </w:rPr>
            </w:pPr>
            <w:r w:rsidRPr="003E6528">
              <w:rPr>
                <w:rFonts w:asciiTheme="minorHAnsi" w:hAnsiTheme="minorHAnsi"/>
                <w:b/>
                <w:lang w:val="en-US"/>
              </w:rPr>
              <w:t>Δ</w:t>
            </w:r>
            <w:r w:rsidRPr="003E6528">
              <w:rPr>
                <w:rFonts w:asciiTheme="minorHAnsi" w:hAnsiTheme="minorHAnsi"/>
                <w:b/>
                <w:i/>
                <w:lang w:val="en-US"/>
              </w:rPr>
              <w:t>pgi</w:t>
            </w:r>
          </w:p>
        </w:tc>
        <w:tc>
          <w:tcPr>
            <w:tcW w:w="1962" w:type="dxa"/>
          </w:tcPr>
          <w:p w14:paraId="225F993C" w14:textId="77777777" w:rsidR="0082157E" w:rsidRPr="003E6528" w:rsidRDefault="0082157E" w:rsidP="00F61752">
            <w:pPr>
              <w:spacing w:after="160" w:line="259" w:lineRule="auto"/>
              <w:ind w:right="47"/>
              <w:rPr>
                <w:rFonts w:asciiTheme="minorHAnsi" w:hAnsiTheme="minorHAnsi"/>
                <w:lang w:val="en-US"/>
              </w:rPr>
            </w:pPr>
          </w:p>
        </w:tc>
        <w:tc>
          <w:tcPr>
            <w:tcW w:w="2409" w:type="dxa"/>
          </w:tcPr>
          <w:p w14:paraId="4886582E" w14:textId="77777777" w:rsidR="0082157E" w:rsidRPr="003E6528" w:rsidRDefault="0082157E" w:rsidP="00F61752">
            <w:pPr>
              <w:spacing w:after="160" w:line="259" w:lineRule="auto"/>
              <w:ind w:right="47"/>
              <w:rPr>
                <w:rFonts w:asciiTheme="minorHAnsi" w:hAnsiTheme="minorHAnsi"/>
                <w:lang w:val="en-US"/>
              </w:rPr>
            </w:pPr>
          </w:p>
        </w:tc>
      </w:tr>
      <w:tr w:rsidR="0082157E" w:rsidRPr="003E6528" w14:paraId="3E52E273" w14:textId="77777777" w:rsidTr="00F61752">
        <w:trPr>
          <w:jc w:val="center"/>
        </w:trPr>
        <w:tc>
          <w:tcPr>
            <w:tcW w:w="2433" w:type="dxa"/>
          </w:tcPr>
          <w:p w14:paraId="291A43B4" w14:textId="77777777" w:rsidR="0082157E" w:rsidRPr="003E6528" w:rsidRDefault="0082157E" w:rsidP="00F61752">
            <w:pPr>
              <w:spacing w:after="160" w:line="259" w:lineRule="auto"/>
              <w:ind w:right="-227"/>
              <w:rPr>
                <w:rFonts w:asciiTheme="minorHAnsi" w:hAnsiTheme="minorHAnsi"/>
                <w:lang w:val="en-US"/>
              </w:rPr>
            </w:pPr>
            <w:r w:rsidRPr="003E6528">
              <w:rPr>
                <w:rFonts w:asciiTheme="minorHAnsi" w:hAnsiTheme="minorHAnsi"/>
                <w:lang w:val="en-US"/>
              </w:rPr>
              <w:t>Glucose-6-phosphate</w:t>
            </w:r>
          </w:p>
        </w:tc>
        <w:tc>
          <w:tcPr>
            <w:tcW w:w="1962" w:type="dxa"/>
          </w:tcPr>
          <w:p w14:paraId="6FA42B6D" w14:textId="77777777" w:rsidR="0082157E" w:rsidRPr="003E6528" w:rsidRDefault="0082157E" w:rsidP="00F61752">
            <w:pPr>
              <w:spacing w:after="160" w:line="259" w:lineRule="auto"/>
              <w:ind w:right="47"/>
              <w:rPr>
                <w:rFonts w:asciiTheme="minorHAnsi" w:hAnsiTheme="minorHAnsi"/>
                <w:lang w:val="en-US"/>
              </w:rPr>
            </w:pPr>
            <w:r>
              <w:rPr>
                <w:rFonts w:asciiTheme="minorHAnsi" w:hAnsiTheme="minorHAnsi"/>
                <w:lang w:val="en-US"/>
              </w:rPr>
              <w:t xml:space="preserve">3301 </w:t>
            </w:r>
            <w:r>
              <w:rPr>
                <w:rFonts w:ascii="Calibri" w:hAnsi="Calibri"/>
                <w:lang w:val="en-US"/>
              </w:rPr>
              <w:t>±</w:t>
            </w:r>
            <w:r>
              <w:rPr>
                <w:rFonts w:asciiTheme="minorHAnsi" w:hAnsiTheme="minorHAnsi"/>
                <w:lang w:val="en-US"/>
              </w:rPr>
              <w:t xml:space="preserve"> 41</w:t>
            </w:r>
          </w:p>
        </w:tc>
        <w:tc>
          <w:tcPr>
            <w:tcW w:w="2409" w:type="dxa"/>
          </w:tcPr>
          <w:p w14:paraId="0822E90A" w14:textId="77777777" w:rsidR="0082157E" w:rsidRPr="003E6528" w:rsidRDefault="0082157E" w:rsidP="00F61752">
            <w:pPr>
              <w:spacing w:after="160" w:line="259" w:lineRule="auto"/>
              <w:ind w:right="47"/>
              <w:rPr>
                <w:rFonts w:asciiTheme="minorHAnsi" w:hAnsiTheme="minorHAnsi"/>
                <w:lang w:val="en-US"/>
              </w:rPr>
            </w:pPr>
            <w:r>
              <w:rPr>
                <w:rFonts w:asciiTheme="minorHAnsi" w:hAnsiTheme="minorHAnsi"/>
                <w:lang w:val="en-US"/>
              </w:rPr>
              <w:t>-</w:t>
            </w:r>
          </w:p>
        </w:tc>
      </w:tr>
      <w:tr w:rsidR="0082157E" w:rsidRPr="003E6528" w14:paraId="1B1E1A7B" w14:textId="77777777" w:rsidTr="00F61752">
        <w:trPr>
          <w:jc w:val="center"/>
        </w:trPr>
        <w:tc>
          <w:tcPr>
            <w:tcW w:w="2433" w:type="dxa"/>
          </w:tcPr>
          <w:p w14:paraId="0CC62A00" w14:textId="77777777" w:rsidR="0082157E" w:rsidRPr="00F72959" w:rsidRDefault="0082157E" w:rsidP="00F61752">
            <w:pPr>
              <w:spacing w:after="160" w:line="259" w:lineRule="auto"/>
              <w:ind w:right="-227"/>
              <w:rPr>
                <w:rFonts w:asciiTheme="minorHAnsi" w:hAnsiTheme="minorHAnsi"/>
                <w:lang w:val="en-US"/>
              </w:rPr>
            </w:pPr>
            <w:r>
              <w:rPr>
                <w:rFonts w:asciiTheme="minorHAnsi" w:hAnsiTheme="minorHAnsi"/>
                <w:lang w:val="en-US"/>
              </w:rPr>
              <w:t>NADP</w:t>
            </w:r>
            <w:r w:rsidRPr="003E6528">
              <w:rPr>
                <w:rFonts w:asciiTheme="minorHAnsi" w:hAnsiTheme="minorHAnsi"/>
                <w:vertAlign w:val="superscript"/>
                <w:lang w:val="en-US"/>
              </w:rPr>
              <w:t>+</w:t>
            </w:r>
          </w:p>
        </w:tc>
        <w:tc>
          <w:tcPr>
            <w:tcW w:w="1962" w:type="dxa"/>
          </w:tcPr>
          <w:p w14:paraId="2945FBC5" w14:textId="77777777" w:rsidR="0082157E" w:rsidRPr="003E6528" w:rsidRDefault="0082157E" w:rsidP="00F61752">
            <w:pPr>
              <w:spacing w:after="160" w:line="259" w:lineRule="auto"/>
              <w:ind w:right="47"/>
              <w:rPr>
                <w:rFonts w:asciiTheme="minorHAnsi" w:hAnsiTheme="minorHAnsi"/>
                <w:lang w:val="en-US"/>
              </w:rPr>
            </w:pPr>
            <w:r>
              <w:rPr>
                <w:rFonts w:asciiTheme="minorHAnsi" w:hAnsiTheme="minorHAnsi"/>
                <w:lang w:val="en-US"/>
              </w:rPr>
              <w:t xml:space="preserve">400 </w:t>
            </w:r>
            <w:r>
              <w:rPr>
                <w:rFonts w:ascii="Calibri" w:hAnsi="Calibri"/>
                <w:lang w:val="en-US"/>
              </w:rPr>
              <w:t>± 31</w:t>
            </w:r>
          </w:p>
        </w:tc>
        <w:tc>
          <w:tcPr>
            <w:tcW w:w="2409" w:type="dxa"/>
          </w:tcPr>
          <w:p w14:paraId="7CD89020" w14:textId="77777777" w:rsidR="0082157E" w:rsidRPr="003E6528" w:rsidRDefault="0082157E" w:rsidP="00F61752">
            <w:pPr>
              <w:spacing w:after="160" w:line="259" w:lineRule="auto"/>
              <w:ind w:right="47"/>
              <w:rPr>
                <w:rFonts w:asciiTheme="minorHAnsi" w:hAnsiTheme="minorHAnsi"/>
                <w:lang w:val="en-US"/>
              </w:rPr>
            </w:pPr>
            <w:r>
              <w:rPr>
                <w:rFonts w:asciiTheme="minorHAnsi" w:hAnsiTheme="minorHAnsi"/>
                <w:lang w:val="en-US"/>
              </w:rPr>
              <w:t>-</w:t>
            </w:r>
          </w:p>
        </w:tc>
      </w:tr>
      <w:tr w:rsidR="0082157E" w:rsidRPr="003E6528" w14:paraId="31987E57" w14:textId="77777777" w:rsidTr="00F61752">
        <w:trPr>
          <w:jc w:val="center"/>
        </w:trPr>
        <w:tc>
          <w:tcPr>
            <w:tcW w:w="2433" w:type="dxa"/>
            <w:tcBorders>
              <w:bottom w:val="single" w:sz="4" w:space="0" w:color="auto"/>
            </w:tcBorders>
          </w:tcPr>
          <w:p w14:paraId="6CEAA816" w14:textId="77777777" w:rsidR="0082157E" w:rsidRPr="00F72959" w:rsidRDefault="0082157E" w:rsidP="00F61752">
            <w:pPr>
              <w:spacing w:after="160" w:line="259" w:lineRule="auto"/>
              <w:ind w:right="-227"/>
              <w:rPr>
                <w:rFonts w:asciiTheme="minorHAnsi" w:hAnsiTheme="minorHAnsi"/>
                <w:lang w:val="en-US"/>
              </w:rPr>
            </w:pPr>
            <w:r>
              <w:rPr>
                <w:rFonts w:asciiTheme="minorHAnsi" w:hAnsiTheme="minorHAnsi"/>
                <w:lang w:val="en-US"/>
              </w:rPr>
              <w:t>NADPH</w:t>
            </w:r>
          </w:p>
        </w:tc>
        <w:tc>
          <w:tcPr>
            <w:tcW w:w="1962" w:type="dxa"/>
            <w:tcBorders>
              <w:bottom w:val="single" w:sz="4" w:space="0" w:color="auto"/>
            </w:tcBorders>
          </w:tcPr>
          <w:p w14:paraId="013F582B" w14:textId="77777777" w:rsidR="0082157E" w:rsidRPr="003E6528" w:rsidRDefault="0082157E" w:rsidP="00F61752">
            <w:pPr>
              <w:spacing w:after="160" w:line="259" w:lineRule="auto"/>
              <w:ind w:right="47"/>
              <w:rPr>
                <w:rFonts w:asciiTheme="minorHAnsi" w:hAnsiTheme="minorHAnsi"/>
                <w:lang w:val="en-US"/>
              </w:rPr>
            </w:pPr>
            <w:r>
              <w:rPr>
                <w:rFonts w:asciiTheme="minorHAnsi" w:hAnsiTheme="minorHAnsi"/>
                <w:lang w:val="en-US"/>
              </w:rPr>
              <w:t xml:space="preserve">211 </w:t>
            </w:r>
            <w:r>
              <w:rPr>
                <w:rFonts w:ascii="Calibri" w:hAnsi="Calibri"/>
                <w:lang w:val="en-US"/>
              </w:rPr>
              <w:t>± 9</w:t>
            </w:r>
            <w:r w:rsidRPr="003E6528">
              <w:rPr>
                <w:rFonts w:asciiTheme="minorHAnsi" w:hAnsiTheme="minorHAnsi"/>
                <w:lang w:val="en-US"/>
              </w:rPr>
              <w:t>x</w:t>
            </w:r>
          </w:p>
        </w:tc>
        <w:tc>
          <w:tcPr>
            <w:tcW w:w="2409" w:type="dxa"/>
            <w:tcBorders>
              <w:bottom w:val="single" w:sz="4" w:space="0" w:color="auto"/>
            </w:tcBorders>
          </w:tcPr>
          <w:p w14:paraId="76262CFB" w14:textId="77777777" w:rsidR="0082157E" w:rsidRPr="003E6528" w:rsidRDefault="0082157E" w:rsidP="00F61752">
            <w:pPr>
              <w:spacing w:after="160" w:line="259" w:lineRule="auto"/>
              <w:ind w:right="47"/>
              <w:rPr>
                <w:rFonts w:asciiTheme="minorHAnsi" w:hAnsiTheme="minorHAnsi"/>
                <w:lang w:val="en-US"/>
              </w:rPr>
            </w:pPr>
            <w:r>
              <w:rPr>
                <w:rFonts w:asciiTheme="minorHAnsi" w:hAnsiTheme="minorHAnsi"/>
                <w:lang w:val="en-US"/>
              </w:rPr>
              <w:t>-</w:t>
            </w:r>
          </w:p>
        </w:tc>
      </w:tr>
    </w:tbl>
    <w:p w14:paraId="423396DD" w14:textId="77777777" w:rsidR="0082157E" w:rsidRDefault="0082157E" w:rsidP="0082157E"/>
    <w:p w14:paraId="502F6C28" w14:textId="77777777" w:rsidR="0082157E" w:rsidRDefault="0082157E" w:rsidP="0082157E">
      <w:r w:rsidRPr="006B143B">
        <w:t xml:space="preserve">For the </w:t>
      </w:r>
      <w:r>
        <w:t xml:space="preserve">initial </w:t>
      </w:r>
      <w:r w:rsidRPr="006B143B">
        <w:t>rate predictions using intracellular metabolite concentrations</w:t>
      </w:r>
      <w:r>
        <w:t xml:space="preserve"> shown in Figure 2</w:t>
      </w:r>
      <w:r w:rsidRPr="006B143B">
        <w:t>, the rate laws</w:t>
      </w:r>
      <w:r>
        <w:t xml:space="preserve"> (equations 1 &amp; 2)</w:t>
      </w:r>
      <w:r w:rsidRPr="006B143B">
        <w:t xml:space="preserve"> describing the forward reaction in the presence of both educts and products were used that were previously published for glucose-6P dehydrogenase </w:t>
      </w:r>
      <w:r>
        <w:t xml:space="preserve">in </w:t>
      </w:r>
      <w:r w:rsidRPr="0030215B">
        <w:rPr>
          <w:i/>
        </w:rPr>
        <w:t>E. coli</w:t>
      </w:r>
      <w:r w:rsidRPr="006B143B">
        <w:t xml:space="preserve"> (</w:t>
      </w:r>
      <w:r>
        <w:t>1</w:t>
      </w:r>
      <w:r w:rsidRPr="006B143B">
        <w:t>). Only the forward reaction with NADPH inhibition was simulated since the 6P-gluconolactone produced reacts rapidly further to 6P-gluconate an</w:t>
      </w:r>
      <w:r>
        <w:t>d in addition is very instable [2].</w:t>
      </w:r>
    </w:p>
    <w:p w14:paraId="46552C7F" w14:textId="77777777" w:rsidR="0082157E" w:rsidRDefault="0082157E" w:rsidP="0082157E"/>
    <w:p w14:paraId="4C98E88A" w14:textId="77777777" w:rsidR="0082157E" w:rsidRDefault="0082157E" w:rsidP="0082157E">
      <w:r>
        <w:br w:type="page"/>
      </w:r>
    </w:p>
    <w:p w14:paraId="211DDF42" w14:textId="77777777" w:rsidR="0082157E" w:rsidRPr="00E77D3C" w:rsidRDefault="0082157E" w:rsidP="0082157E">
      <w:pPr>
        <w:rPr>
          <w:b/>
          <w:sz w:val="24"/>
        </w:rPr>
      </w:pPr>
      <w:r w:rsidRPr="00E77D3C">
        <w:rPr>
          <w:b/>
          <w:sz w:val="24"/>
        </w:rPr>
        <w:lastRenderedPageBreak/>
        <w:t>Methods</w:t>
      </w:r>
    </w:p>
    <w:p w14:paraId="120ABAC0" w14:textId="77777777" w:rsidR="0082157E" w:rsidRDefault="0082157E" w:rsidP="0082157E"/>
    <w:p w14:paraId="40AB0E13" w14:textId="77777777" w:rsidR="0082157E" w:rsidRPr="00A22AEA" w:rsidRDefault="0082157E" w:rsidP="0082157E">
      <w:pPr>
        <w:rPr>
          <w:i/>
        </w:rPr>
      </w:pPr>
      <w:r w:rsidRPr="00A22AEA">
        <w:rPr>
          <w:i/>
        </w:rPr>
        <w:t>Quantification of intracellular metabolite concentrations</w:t>
      </w:r>
    </w:p>
    <w:p w14:paraId="7D47BCD3" w14:textId="77777777" w:rsidR="0082157E" w:rsidRDefault="0082157E" w:rsidP="0082157E"/>
    <w:p w14:paraId="4423E742" w14:textId="77777777" w:rsidR="0082157E" w:rsidRPr="00A22AEA" w:rsidRDefault="0082157E" w:rsidP="0082157E">
      <w:r w:rsidRPr="00A22AEA">
        <w:t xml:space="preserve">All measurements were carried out on an Agilent 1100 Series HPLC system coupled with an Applied Biosystems / MDS SCIEX 4000 Q TRAP™. Data were recorded and analyzed with Analyst Software Version 1.4.2 Build 1228. Chromatographic separation was achieved on a Phenomenex Hydro RP 150 mm x 2.1 mm x 4 μm column at 40°C using an adapted version of a published protocol </w:t>
      </w:r>
      <w:r>
        <w:t>[3]</w:t>
      </w:r>
      <w:r w:rsidRPr="00A22AEA">
        <w:t xml:space="preserve">. Briefly, the injected volume was 8 µl, and the mobile phase at a flow rate of 200 µl/min was directly introduced into the mass spectrometer via electro spray ionization (ESI). The gradient profile was linear with two phases (Table 1), where solution A was 10 mM tributylamine and 15 mM acetate in H2O (pH 4.95) and solution B was 100 % methanol. Multiple reaction monitoring (MRM) settings were optimized individually for each metabolite except 6P-gluconolactone for which the MRM settings were adapted from 6P-gluconate </w:t>
      </w:r>
      <w:r>
        <w:t>[3]</w:t>
      </w:r>
      <w:r w:rsidRPr="00A22AEA">
        <w:t>.</w:t>
      </w:r>
    </w:p>
    <w:tbl>
      <w:tblPr>
        <w:tblStyle w:val="TableGrid"/>
        <w:tblW w:w="0" w:type="auto"/>
        <w:jc w:val="center"/>
        <w:tblLayout w:type="fixed"/>
        <w:tblLook w:val="04A0" w:firstRow="1" w:lastRow="0" w:firstColumn="1" w:lastColumn="0" w:noHBand="0" w:noVBand="1"/>
      </w:tblPr>
      <w:tblGrid>
        <w:gridCol w:w="1440"/>
        <w:gridCol w:w="1440"/>
        <w:gridCol w:w="1440"/>
        <w:gridCol w:w="1440"/>
      </w:tblGrid>
      <w:tr w:rsidR="0082157E" w14:paraId="2D9FA6F1" w14:textId="77777777" w:rsidTr="00F61752">
        <w:trPr>
          <w:jc w:val="center"/>
        </w:trPr>
        <w:tc>
          <w:tcPr>
            <w:tcW w:w="1440" w:type="dxa"/>
            <w:gridSpan w:val="4"/>
            <w:tcBorders>
              <w:top w:val="nil"/>
              <w:left w:val="nil"/>
              <w:bottom w:val="single" w:sz="4" w:space="0" w:color="auto"/>
              <w:right w:val="nil"/>
            </w:tcBorders>
          </w:tcPr>
          <w:p w14:paraId="306BAB84" w14:textId="77777777" w:rsidR="0082157E" w:rsidRPr="00972356" w:rsidRDefault="0082157E" w:rsidP="00F61752">
            <w:pPr>
              <w:spacing w:line="360" w:lineRule="auto"/>
              <w:jc w:val="center"/>
              <w:rPr>
                <w:lang w:val="en-US"/>
              </w:rPr>
            </w:pPr>
            <w:r w:rsidRPr="00972356">
              <w:rPr>
                <w:b/>
                <w:lang w:val="en-US"/>
              </w:rPr>
              <w:t>Table 1</w:t>
            </w:r>
            <w:r w:rsidRPr="00972356">
              <w:rPr>
                <w:lang w:val="en-US"/>
              </w:rPr>
              <w:t xml:space="preserve"> - Gradient profile applied for the LC-MS/MS method</w:t>
            </w:r>
          </w:p>
        </w:tc>
      </w:tr>
      <w:tr w:rsidR="0082157E" w:rsidRPr="003818C6" w14:paraId="6F005A37" w14:textId="77777777" w:rsidTr="00F61752">
        <w:trPr>
          <w:jc w:val="center"/>
        </w:trPr>
        <w:tc>
          <w:tcPr>
            <w:tcW w:w="1440" w:type="dxa"/>
            <w:tcBorders>
              <w:top w:val="single" w:sz="4" w:space="0" w:color="auto"/>
              <w:left w:val="nil"/>
              <w:bottom w:val="single" w:sz="4" w:space="0" w:color="auto"/>
              <w:right w:val="nil"/>
            </w:tcBorders>
            <w:vAlign w:val="center"/>
          </w:tcPr>
          <w:p w14:paraId="60D44A09" w14:textId="77777777" w:rsidR="0082157E" w:rsidRPr="003818C6" w:rsidRDefault="0082157E" w:rsidP="00F61752">
            <w:pPr>
              <w:spacing w:line="360" w:lineRule="auto"/>
              <w:jc w:val="center"/>
            </w:pPr>
            <w:r w:rsidRPr="003818C6">
              <w:t>Step</w:t>
            </w:r>
          </w:p>
        </w:tc>
        <w:tc>
          <w:tcPr>
            <w:tcW w:w="1440" w:type="dxa"/>
            <w:tcBorders>
              <w:top w:val="single" w:sz="4" w:space="0" w:color="auto"/>
              <w:left w:val="nil"/>
              <w:bottom w:val="single" w:sz="4" w:space="0" w:color="auto"/>
              <w:right w:val="nil"/>
            </w:tcBorders>
            <w:vAlign w:val="center"/>
          </w:tcPr>
          <w:p w14:paraId="4B2916FB" w14:textId="77777777" w:rsidR="0082157E" w:rsidRPr="003818C6" w:rsidRDefault="0082157E" w:rsidP="00F61752">
            <w:pPr>
              <w:spacing w:line="360" w:lineRule="auto"/>
              <w:jc w:val="center"/>
            </w:pPr>
            <w:r w:rsidRPr="003818C6">
              <w:t>Total time (min)</w:t>
            </w:r>
          </w:p>
        </w:tc>
        <w:tc>
          <w:tcPr>
            <w:tcW w:w="1440" w:type="dxa"/>
            <w:tcBorders>
              <w:top w:val="single" w:sz="4" w:space="0" w:color="auto"/>
              <w:left w:val="nil"/>
              <w:bottom w:val="single" w:sz="4" w:space="0" w:color="auto"/>
              <w:right w:val="nil"/>
            </w:tcBorders>
            <w:vAlign w:val="center"/>
          </w:tcPr>
          <w:p w14:paraId="0263819D" w14:textId="77777777" w:rsidR="0082157E" w:rsidRPr="003818C6" w:rsidRDefault="0082157E" w:rsidP="00F61752">
            <w:pPr>
              <w:spacing w:line="360" w:lineRule="auto"/>
              <w:jc w:val="center"/>
            </w:pPr>
            <w:r w:rsidRPr="003818C6">
              <w:t>Eluent A (vol.%)</w:t>
            </w:r>
          </w:p>
        </w:tc>
        <w:tc>
          <w:tcPr>
            <w:tcW w:w="1440" w:type="dxa"/>
            <w:tcBorders>
              <w:top w:val="single" w:sz="4" w:space="0" w:color="auto"/>
              <w:left w:val="nil"/>
              <w:bottom w:val="single" w:sz="4" w:space="0" w:color="auto"/>
              <w:right w:val="nil"/>
            </w:tcBorders>
            <w:vAlign w:val="center"/>
          </w:tcPr>
          <w:p w14:paraId="3E702320" w14:textId="77777777" w:rsidR="0082157E" w:rsidRPr="003818C6" w:rsidRDefault="0082157E" w:rsidP="00F61752">
            <w:pPr>
              <w:spacing w:line="360" w:lineRule="auto"/>
              <w:jc w:val="center"/>
            </w:pPr>
            <w:r w:rsidRPr="003818C6">
              <w:t>Eluent B (vol.%)</w:t>
            </w:r>
          </w:p>
        </w:tc>
      </w:tr>
      <w:tr w:rsidR="0082157E" w:rsidRPr="003818C6" w14:paraId="5CF41C5A" w14:textId="77777777" w:rsidTr="00F61752">
        <w:trPr>
          <w:jc w:val="center"/>
        </w:trPr>
        <w:tc>
          <w:tcPr>
            <w:tcW w:w="1440" w:type="dxa"/>
            <w:tcBorders>
              <w:top w:val="single" w:sz="4" w:space="0" w:color="auto"/>
              <w:left w:val="nil"/>
              <w:bottom w:val="nil"/>
              <w:right w:val="nil"/>
            </w:tcBorders>
            <w:vAlign w:val="center"/>
          </w:tcPr>
          <w:p w14:paraId="7B91EDC8" w14:textId="77777777" w:rsidR="0082157E" w:rsidRPr="003818C6" w:rsidRDefault="0082157E" w:rsidP="00F61752">
            <w:pPr>
              <w:spacing w:line="360" w:lineRule="auto"/>
              <w:jc w:val="center"/>
            </w:pPr>
            <w:r w:rsidRPr="003818C6">
              <w:t>1</w:t>
            </w:r>
          </w:p>
        </w:tc>
        <w:tc>
          <w:tcPr>
            <w:tcW w:w="1440" w:type="dxa"/>
            <w:tcBorders>
              <w:top w:val="single" w:sz="4" w:space="0" w:color="auto"/>
              <w:left w:val="nil"/>
              <w:bottom w:val="nil"/>
              <w:right w:val="nil"/>
            </w:tcBorders>
            <w:vAlign w:val="center"/>
          </w:tcPr>
          <w:p w14:paraId="285C10F6" w14:textId="77777777" w:rsidR="0082157E" w:rsidRPr="003818C6" w:rsidRDefault="0082157E" w:rsidP="00F61752">
            <w:pPr>
              <w:spacing w:line="360" w:lineRule="auto"/>
              <w:jc w:val="center"/>
            </w:pPr>
            <w:r>
              <w:t>0</w:t>
            </w:r>
          </w:p>
        </w:tc>
        <w:tc>
          <w:tcPr>
            <w:tcW w:w="1440" w:type="dxa"/>
            <w:tcBorders>
              <w:top w:val="single" w:sz="4" w:space="0" w:color="auto"/>
              <w:left w:val="nil"/>
              <w:bottom w:val="nil"/>
              <w:right w:val="nil"/>
            </w:tcBorders>
            <w:vAlign w:val="center"/>
          </w:tcPr>
          <w:p w14:paraId="6F037838" w14:textId="77777777" w:rsidR="0082157E" w:rsidRPr="003818C6" w:rsidRDefault="0082157E" w:rsidP="00F61752">
            <w:pPr>
              <w:spacing w:line="360" w:lineRule="auto"/>
              <w:jc w:val="center"/>
            </w:pPr>
            <w:r>
              <w:t>100</w:t>
            </w:r>
          </w:p>
        </w:tc>
        <w:tc>
          <w:tcPr>
            <w:tcW w:w="1440" w:type="dxa"/>
            <w:tcBorders>
              <w:top w:val="single" w:sz="4" w:space="0" w:color="auto"/>
              <w:left w:val="nil"/>
              <w:bottom w:val="nil"/>
              <w:right w:val="nil"/>
            </w:tcBorders>
            <w:vAlign w:val="center"/>
          </w:tcPr>
          <w:p w14:paraId="7327E7CA" w14:textId="77777777" w:rsidR="0082157E" w:rsidRPr="003818C6" w:rsidRDefault="0082157E" w:rsidP="00F61752">
            <w:pPr>
              <w:spacing w:line="360" w:lineRule="auto"/>
              <w:jc w:val="center"/>
            </w:pPr>
            <w:r>
              <w:t>0</w:t>
            </w:r>
          </w:p>
        </w:tc>
      </w:tr>
      <w:tr w:rsidR="0082157E" w:rsidRPr="003818C6" w14:paraId="05D83E74" w14:textId="77777777" w:rsidTr="00F61752">
        <w:trPr>
          <w:jc w:val="center"/>
        </w:trPr>
        <w:tc>
          <w:tcPr>
            <w:tcW w:w="1440" w:type="dxa"/>
            <w:tcBorders>
              <w:top w:val="nil"/>
              <w:left w:val="nil"/>
              <w:bottom w:val="nil"/>
              <w:right w:val="nil"/>
            </w:tcBorders>
            <w:vAlign w:val="center"/>
          </w:tcPr>
          <w:p w14:paraId="1BF09F29" w14:textId="77777777" w:rsidR="0082157E" w:rsidRPr="003818C6" w:rsidRDefault="0082157E" w:rsidP="00F61752">
            <w:pPr>
              <w:spacing w:line="360" w:lineRule="auto"/>
              <w:jc w:val="center"/>
            </w:pPr>
            <w:r w:rsidRPr="003818C6">
              <w:t>2</w:t>
            </w:r>
          </w:p>
        </w:tc>
        <w:tc>
          <w:tcPr>
            <w:tcW w:w="1440" w:type="dxa"/>
            <w:tcBorders>
              <w:top w:val="nil"/>
              <w:left w:val="nil"/>
              <w:bottom w:val="nil"/>
              <w:right w:val="nil"/>
            </w:tcBorders>
            <w:vAlign w:val="center"/>
          </w:tcPr>
          <w:p w14:paraId="7916A209" w14:textId="77777777" w:rsidR="0082157E" w:rsidRPr="003818C6" w:rsidRDefault="0082157E" w:rsidP="00F61752">
            <w:pPr>
              <w:spacing w:line="360" w:lineRule="auto"/>
              <w:jc w:val="center"/>
            </w:pPr>
            <w:r>
              <w:t>15</w:t>
            </w:r>
          </w:p>
        </w:tc>
        <w:tc>
          <w:tcPr>
            <w:tcW w:w="1440" w:type="dxa"/>
            <w:tcBorders>
              <w:top w:val="nil"/>
              <w:left w:val="nil"/>
              <w:bottom w:val="nil"/>
              <w:right w:val="nil"/>
            </w:tcBorders>
            <w:vAlign w:val="center"/>
          </w:tcPr>
          <w:p w14:paraId="745331AC" w14:textId="77777777" w:rsidR="0082157E" w:rsidRPr="003818C6" w:rsidRDefault="0082157E" w:rsidP="00F61752">
            <w:pPr>
              <w:spacing w:line="360" w:lineRule="auto"/>
              <w:jc w:val="center"/>
            </w:pPr>
            <w:r>
              <w:t>45</w:t>
            </w:r>
          </w:p>
        </w:tc>
        <w:tc>
          <w:tcPr>
            <w:tcW w:w="1440" w:type="dxa"/>
            <w:tcBorders>
              <w:top w:val="nil"/>
              <w:left w:val="nil"/>
              <w:bottom w:val="nil"/>
              <w:right w:val="nil"/>
            </w:tcBorders>
            <w:vAlign w:val="center"/>
          </w:tcPr>
          <w:p w14:paraId="36A57DCF" w14:textId="77777777" w:rsidR="0082157E" w:rsidRPr="003818C6" w:rsidRDefault="0082157E" w:rsidP="00F61752">
            <w:pPr>
              <w:spacing w:line="360" w:lineRule="auto"/>
              <w:jc w:val="center"/>
            </w:pPr>
            <w:r>
              <w:t>55</w:t>
            </w:r>
          </w:p>
        </w:tc>
      </w:tr>
      <w:tr w:rsidR="0082157E" w:rsidRPr="003818C6" w14:paraId="69288A3C" w14:textId="77777777" w:rsidTr="00F61752">
        <w:trPr>
          <w:jc w:val="center"/>
        </w:trPr>
        <w:tc>
          <w:tcPr>
            <w:tcW w:w="1440" w:type="dxa"/>
            <w:tcBorders>
              <w:top w:val="nil"/>
              <w:left w:val="nil"/>
              <w:bottom w:val="nil"/>
              <w:right w:val="nil"/>
            </w:tcBorders>
            <w:vAlign w:val="center"/>
          </w:tcPr>
          <w:p w14:paraId="53E089DC" w14:textId="77777777" w:rsidR="0082157E" w:rsidRPr="003818C6" w:rsidRDefault="0082157E" w:rsidP="00F61752">
            <w:pPr>
              <w:spacing w:line="360" w:lineRule="auto"/>
              <w:jc w:val="center"/>
            </w:pPr>
            <w:r w:rsidRPr="003818C6">
              <w:t>3</w:t>
            </w:r>
          </w:p>
        </w:tc>
        <w:tc>
          <w:tcPr>
            <w:tcW w:w="1440" w:type="dxa"/>
            <w:tcBorders>
              <w:top w:val="nil"/>
              <w:left w:val="nil"/>
              <w:bottom w:val="nil"/>
              <w:right w:val="nil"/>
            </w:tcBorders>
            <w:vAlign w:val="center"/>
          </w:tcPr>
          <w:p w14:paraId="68158CB8" w14:textId="77777777" w:rsidR="0082157E" w:rsidRPr="003818C6" w:rsidRDefault="0082157E" w:rsidP="00F61752">
            <w:pPr>
              <w:spacing w:line="360" w:lineRule="auto"/>
              <w:jc w:val="center"/>
            </w:pPr>
            <w:r>
              <w:t>27</w:t>
            </w:r>
          </w:p>
        </w:tc>
        <w:tc>
          <w:tcPr>
            <w:tcW w:w="1440" w:type="dxa"/>
            <w:tcBorders>
              <w:top w:val="nil"/>
              <w:left w:val="nil"/>
              <w:bottom w:val="nil"/>
              <w:right w:val="nil"/>
            </w:tcBorders>
            <w:vAlign w:val="center"/>
          </w:tcPr>
          <w:p w14:paraId="1DC459D8" w14:textId="77777777" w:rsidR="0082157E" w:rsidRPr="003818C6" w:rsidRDefault="0082157E" w:rsidP="00F61752">
            <w:pPr>
              <w:spacing w:line="360" w:lineRule="auto"/>
              <w:jc w:val="center"/>
            </w:pPr>
            <w:r>
              <w:t>34</w:t>
            </w:r>
          </w:p>
        </w:tc>
        <w:tc>
          <w:tcPr>
            <w:tcW w:w="1440" w:type="dxa"/>
            <w:tcBorders>
              <w:top w:val="nil"/>
              <w:left w:val="nil"/>
              <w:bottom w:val="nil"/>
              <w:right w:val="nil"/>
            </w:tcBorders>
            <w:vAlign w:val="center"/>
          </w:tcPr>
          <w:p w14:paraId="10B775A2" w14:textId="77777777" w:rsidR="0082157E" w:rsidRPr="003818C6" w:rsidRDefault="0082157E" w:rsidP="00F61752">
            <w:pPr>
              <w:spacing w:line="360" w:lineRule="auto"/>
              <w:jc w:val="center"/>
            </w:pPr>
            <w:r>
              <w:t>66</w:t>
            </w:r>
          </w:p>
        </w:tc>
      </w:tr>
      <w:tr w:rsidR="0082157E" w:rsidRPr="003818C6" w14:paraId="60FDD426" w14:textId="77777777" w:rsidTr="00F61752">
        <w:trPr>
          <w:jc w:val="center"/>
        </w:trPr>
        <w:tc>
          <w:tcPr>
            <w:tcW w:w="1440" w:type="dxa"/>
            <w:tcBorders>
              <w:top w:val="nil"/>
              <w:left w:val="nil"/>
              <w:bottom w:val="nil"/>
              <w:right w:val="nil"/>
            </w:tcBorders>
            <w:vAlign w:val="center"/>
          </w:tcPr>
          <w:p w14:paraId="534C1D73" w14:textId="77777777" w:rsidR="0082157E" w:rsidRPr="003818C6" w:rsidRDefault="0082157E" w:rsidP="00F61752">
            <w:pPr>
              <w:spacing w:line="360" w:lineRule="auto"/>
              <w:jc w:val="center"/>
            </w:pPr>
            <w:r w:rsidRPr="003818C6">
              <w:t>4</w:t>
            </w:r>
          </w:p>
        </w:tc>
        <w:tc>
          <w:tcPr>
            <w:tcW w:w="1440" w:type="dxa"/>
            <w:tcBorders>
              <w:top w:val="nil"/>
              <w:left w:val="nil"/>
              <w:bottom w:val="nil"/>
              <w:right w:val="nil"/>
            </w:tcBorders>
            <w:vAlign w:val="center"/>
          </w:tcPr>
          <w:p w14:paraId="2A12B612" w14:textId="77777777" w:rsidR="0082157E" w:rsidRPr="003818C6" w:rsidRDefault="0082157E" w:rsidP="00F61752">
            <w:pPr>
              <w:spacing w:line="360" w:lineRule="auto"/>
              <w:jc w:val="center"/>
            </w:pPr>
            <w:r>
              <w:t>28</w:t>
            </w:r>
          </w:p>
        </w:tc>
        <w:tc>
          <w:tcPr>
            <w:tcW w:w="1440" w:type="dxa"/>
            <w:tcBorders>
              <w:top w:val="nil"/>
              <w:left w:val="nil"/>
              <w:bottom w:val="nil"/>
              <w:right w:val="nil"/>
            </w:tcBorders>
            <w:vAlign w:val="center"/>
          </w:tcPr>
          <w:p w14:paraId="2ADF9C98" w14:textId="77777777" w:rsidR="0082157E" w:rsidRPr="003818C6" w:rsidRDefault="0082157E" w:rsidP="00F61752">
            <w:pPr>
              <w:spacing w:line="360" w:lineRule="auto"/>
              <w:jc w:val="center"/>
            </w:pPr>
            <w:r>
              <w:t>0</w:t>
            </w:r>
          </w:p>
        </w:tc>
        <w:tc>
          <w:tcPr>
            <w:tcW w:w="1440" w:type="dxa"/>
            <w:tcBorders>
              <w:top w:val="nil"/>
              <w:left w:val="nil"/>
              <w:bottom w:val="nil"/>
              <w:right w:val="nil"/>
            </w:tcBorders>
            <w:vAlign w:val="center"/>
          </w:tcPr>
          <w:p w14:paraId="5F8734B4" w14:textId="77777777" w:rsidR="0082157E" w:rsidRPr="003818C6" w:rsidRDefault="0082157E" w:rsidP="00F61752">
            <w:pPr>
              <w:spacing w:line="360" w:lineRule="auto"/>
              <w:jc w:val="center"/>
            </w:pPr>
            <w:r>
              <w:t>100</w:t>
            </w:r>
          </w:p>
        </w:tc>
      </w:tr>
      <w:tr w:rsidR="0082157E" w:rsidRPr="003818C6" w14:paraId="2A18CC83" w14:textId="77777777" w:rsidTr="00F61752">
        <w:trPr>
          <w:jc w:val="center"/>
        </w:trPr>
        <w:tc>
          <w:tcPr>
            <w:tcW w:w="1440" w:type="dxa"/>
            <w:tcBorders>
              <w:top w:val="nil"/>
              <w:left w:val="nil"/>
              <w:bottom w:val="nil"/>
              <w:right w:val="nil"/>
            </w:tcBorders>
            <w:vAlign w:val="center"/>
          </w:tcPr>
          <w:p w14:paraId="04C0B231" w14:textId="77777777" w:rsidR="0082157E" w:rsidRPr="003818C6" w:rsidRDefault="0082157E" w:rsidP="00F61752">
            <w:pPr>
              <w:spacing w:line="360" w:lineRule="auto"/>
              <w:jc w:val="center"/>
            </w:pPr>
            <w:r w:rsidRPr="003818C6">
              <w:t>5</w:t>
            </w:r>
          </w:p>
        </w:tc>
        <w:tc>
          <w:tcPr>
            <w:tcW w:w="1440" w:type="dxa"/>
            <w:tcBorders>
              <w:top w:val="nil"/>
              <w:left w:val="nil"/>
              <w:bottom w:val="nil"/>
              <w:right w:val="nil"/>
            </w:tcBorders>
            <w:vAlign w:val="center"/>
          </w:tcPr>
          <w:p w14:paraId="6F80A2FE" w14:textId="77777777" w:rsidR="0082157E" w:rsidRPr="003818C6" w:rsidRDefault="0082157E" w:rsidP="00F61752">
            <w:pPr>
              <w:spacing w:line="360" w:lineRule="auto"/>
              <w:jc w:val="center"/>
            </w:pPr>
            <w:r>
              <w:t>33</w:t>
            </w:r>
          </w:p>
        </w:tc>
        <w:tc>
          <w:tcPr>
            <w:tcW w:w="1440" w:type="dxa"/>
            <w:tcBorders>
              <w:top w:val="nil"/>
              <w:left w:val="nil"/>
              <w:bottom w:val="nil"/>
              <w:right w:val="nil"/>
            </w:tcBorders>
            <w:vAlign w:val="center"/>
          </w:tcPr>
          <w:p w14:paraId="34F9D605" w14:textId="77777777" w:rsidR="0082157E" w:rsidRPr="003818C6" w:rsidRDefault="0082157E" w:rsidP="00F61752">
            <w:pPr>
              <w:spacing w:line="360" w:lineRule="auto"/>
              <w:jc w:val="center"/>
            </w:pPr>
            <w:r>
              <w:t>0</w:t>
            </w:r>
          </w:p>
        </w:tc>
        <w:tc>
          <w:tcPr>
            <w:tcW w:w="1440" w:type="dxa"/>
            <w:tcBorders>
              <w:top w:val="nil"/>
              <w:left w:val="nil"/>
              <w:bottom w:val="nil"/>
              <w:right w:val="nil"/>
            </w:tcBorders>
            <w:vAlign w:val="center"/>
          </w:tcPr>
          <w:p w14:paraId="6F945F4C" w14:textId="77777777" w:rsidR="0082157E" w:rsidRPr="003818C6" w:rsidRDefault="0082157E" w:rsidP="00F61752">
            <w:pPr>
              <w:spacing w:line="360" w:lineRule="auto"/>
              <w:jc w:val="center"/>
            </w:pPr>
            <w:r>
              <w:t>100</w:t>
            </w:r>
          </w:p>
        </w:tc>
      </w:tr>
      <w:tr w:rsidR="0082157E" w:rsidRPr="003818C6" w14:paraId="0D14A769" w14:textId="77777777" w:rsidTr="00F61752">
        <w:trPr>
          <w:jc w:val="center"/>
        </w:trPr>
        <w:tc>
          <w:tcPr>
            <w:tcW w:w="1440" w:type="dxa"/>
            <w:tcBorders>
              <w:top w:val="nil"/>
              <w:left w:val="nil"/>
              <w:bottom w:val="nil"/>
              <w:right w:val="nil"/>
            </w:tcBorders>
            <w:vAlign w:val="center"/>
          </w:tcPr>
          <w:p w14:paraId="146A98A1" w14:textId="77777777" w:rsidR="0082157E" w:rsidRPr="003818C6" w:rsidRDefault="0082157E" w:rsidP="00F61752">
            <w:pPr>
              <w:spacing w:line="360" w:lineRule="auto"/>
              <w:jc w:val="center"/>
            </w:pPr>
            <w:r w:rsidRPr="003818C6">
              <w:t>6</w:t>
            </w:r>
          </w:p>
        </w:tc>
        <w:tc>
          <w:tcPr>
            <w:tcW w:w="1440" w:type="dxa"/>
            <w:tcBorders>
              <w:top w:val="nil"/>
              <w:left w:val="nil"/>
              <w:bottom w:val="nil"/>
              <w:right w:val="nil"/>
            </w:tcBorders>
            <w:vAlign w:val="center"/>
          </w:tcPr>
          <w:p w14:paraId="586E2690" w14:textId="77777777" w:rsidR="0082157E" w:rsidRPr="003818C6" w:rsidRDefault="0082157E" w:rsidP="00F61752">
            <w:pPr>
              <w:spacing w:line="360" w:lineRule="auto"/>
              <w:jc w:val="center"/>
            </w:pPr>
            <w:r>
              <w:t>35</w:t>
            </w:r>
          </w:p>
        </w:tc>
        <w:tc>
          <w:tcPr>
            <w:tcW w:w="1440" w:type="dxa"/>
            <w:tcBorders>
              <w:top w:val="nil"/>
              <w:left w:val="nil"/>
              <w:bottom w:val="nil"/>
              <w:right w:val="nil"/>
            </w:tcBorders>
            <w:vAlign w:val="center"/>
          </w:tcPr>
          <w:p w14:paraId="14CA467F" w14:textId="77777777" w:rsidR="0082157E" w:rsidRPr="003818C6" w:rsidRDefault="0082157E" w:rsidP="00F61752">
            <w:pPr>
              <w:spacing w:line="360" w:lineRule="auto"/>
              <w:jc w:val="center"/>
            </w:pPr>
            <w:r>
              <w:t>100</w:t>
            </w:r>
          </w:p>
        </w:tc>
        <w:tc>
          <w:tcPr>
            <w:tcW w:w="1440" w:type="dxa"/>
            <w:tcBorders>
              <w:top w:val="nil"/>
              <w:left w:val="nil"/>
              <w:bottom w:val="nil"/>
              <w:right w:val="nil"/>
            </w:tcBorders>
            <w:vAlign w:val="center"/>
          </w:tcPr>
          <w:p w14:paraId="2EFF23FF" w14:textId="77777777" w:rsidR="0082157E" w:rsidRPr="003818C6" w:rsidRDefault="0082157E" w:rsidP="00F61752">
            <w:pPr>
              <w:spacing w:line="360" w:lineRule="auto"/>
              <w:jc w:val="center"/>
            </w:pPr>
            <w:r>
              <w:t>0</w:t>
            </w:r>
          </w:p>
        </w:tc>
      </w:tr>
      <w:tr w:rsidR="0082157E" w:rsidRPr="003818C6" w14:paraId="2E50C6E3" w14:textId="77777777" w:rsidTr="00F61752">
        <w:trPr>
          <w:jc w:val="center"/>
        </w:trPr>
        <w:tc>
          <w:tcPr>
            <w:tcW w:w="1440" w:type="dxa"/>
            <w:tcBorders>
              <w:top w:val="nil"/>
              <w:left w:val="nil"/>
              <w:bottom w:val="single" w:sz="4" w:space="0" w:color="auto"/>
              <w:right w:val="nil"/>
            </w:tcBorders>
            <w:vAlign w:val="center"/>
          </w:tcPr>
          <w:p w14:paraId="6C671C57" w14:textId="77777777" w:rsidR="0082157E" w:rsidRPr="003818C6" w:rsidRDefault="0082157E" w:rsidP="00F61752">
            <w:pPr>
              <w:spacing w:line="360" w:lineRule="auto"/>
              <w:jc w:val="center"/>
            </w:pPr>
            <w:r w:rsidRPr="003818C6">
              <w:t>7</w:t>
            </w:r>
          </w:p>
        </w:tc>
        <w:tc>
          <w:tcPr>
            <w:tcW w:w="1440" w:type="dxa"/>
            <w:tcBorders>
              <w:top w:val="nil"/>
              <w:left w:val="nil"/>
              <w:bottom w:val="single" w:sz="4" w:space="0" w:color="auto"/>
              <w:right w:val="nil"/>
            </w:tcBorders>
            <w:vAlign w:val="center"/>
          </w:tcPr>
          <w:p w14:paraId="4AB73475" w14:textId="77777777" w:rsidR="0082157E" w:rsidRPr="003818C6" w:rsidRDefault="0082157E" w:rsidP="00F61752">
            <w:pPr>
              <w:spacing w:line="360" w:lineRule="auto"/>
              <w:jc w:val="center"/>
            </w:pPr>
            <w:r>
              <w:t>55</w:t>
            </w:r>
          </w:p>
        </w:tc>
        <w:tc>
          <w:tcPr>
            <w:tcW w:w="1440" w:type="dxa"/>
            <w:tcBorders>
              <w:top w:val="nil"/>
              <w:left w:val="nil"/>
              <w:bottom w:val="single" w:sz="4" w:space="0" w:color="auto"/>
              <w:right w:val="nil"/>
            </w:tcBorders>
            <w:vAlign w:val="center"/>
          </w:tcPr>
          <w:p w14:paraId="71645A45" w14:textId="77777777" w:rsidR="0082157E" w:rsidRPr="003818C6" w:rsidRDefault="0082157E" w:rsidP="00F61752">
            <w:pPr>
              <w:spacing w:line="360" w:lineRule="auto"/>
              <w:jc w:val="center"/>
            </w:pPr>
            <w:r>
              <w:t>100</w:t>
            </w:r>
          </w:p>
        </w:tc>
        <w:tc>
          <w:tcPr>
            <w:tcW w:w="1440" w:type="dxa"/>
            <w:tcBorders>
              <w:top w:val="nil"/>
              <w:left w:val="nil"/>
              <w:bottom w:val="single" w:sz="4" w:space="0" w:color="auto"/>
              <w:right w:val="nil"/>
            </w:tcBorders>
            <w:vAlign w:val="center"/>
          </w:tcPr>
          <w:p w14:paraId="31E80D3E" w14:textId="77777777" w:rsidR="0082157E" w:rsidRPr="003818C6" w:rsidRDefault="0082157E" w:rsidP="00F61752">
            <w:pPr>
              <w:spacing w:line="360" w:lineRule="auto"/>
              <w:jc w:val="center"/>
            </w:pPr>
            <w:r>
              <w:t>0</w:t>
            </w:r>
          </w:p>
        </w:tc>
      </w:tr>
    </w:tbl>
    <w:p w14:paraId="6BEAB141" w14:textId="77777777" w:rsidR="0082157E" w:rsidRDefault="0082157E" w:rsidP="0082157E"/>
    <w:p w14:paraId="259EECB2" w14:textId="77777777" w:rsidR="0082157E" w:rsidRPr="00A22AEA" w:rsidRDefault="0082157E" w:rsidP="0082157E">
      <w:pPr>
        <w:rPr>
          <w:i/>
        </w:rPr>
      </w:pPr>
      <w:r w:rsidRPr="00A22AEA">
        <w:rPr>
          <w:i/>
        </w:rPr>
        <w:t>Characterization of Glucose-6-phosphate dehydrogenase</w:t>
      </w:r>
    </w:p>
    <w:p w14:paraId="5CEB39A9" w14:textId="77777777" w:rsidR="0082157E" w:rsidRDefault="0082157E" w:rsidP="0082157E">
      <w:r>
        <w:t xml:space="preserve">Glucose-6-phosphate dehydrogenase was overexpressed in </w:t>
      </w:r>
      <w:r w:rsidRPr="000E04EA">
        <w:t xml:space="preserve">50 ml </w:t>
      </w:r>
      <w:r>
        <w:t xml:space="preserve">LB medium with 0.1 mM IPTG and 25 mg/L chloramphenicol at 37°C and 250 rpm from an overexpression plasmid obtained from the ASKA clone collection [4]. Cells </w:t>
      </w:r>
      <w:r w:rsidRPr="000E04EA">
        <w:t>w</w:t>
      </w:r>
      <w:r>
        <w:t>ere</w:t>
      </w:r>
      <w:r w:rsidRPr="000E04EA">
        <w:t xml:space="preserve"> harvested by centrifugation </w:t>
      </w:r>
      <w:r>
        <w:t>and the</w:t>
      </w:r>
      <w:r w:rsidRPr="000E04EA">
        <w:t xml:space="preserve"> pellet was washed twice </w:t>
      </w:r>
      <w:r>
        <w:t xml:space="preserve">with 2 </w:t>
      </w:r>
      <w:r w:rsidRPr="000E04EA">
        <w:t xml:space="preserve">ml 0.9% NaCl </w:t>
      </w:r>
      <w:r>
        <w:t xml:space="preserve">with </w:t>
      </w:r>
      <w:r w:rsidRPr="000E04EA">
        <w:t>10 mM MgSO</w:t>
      </w:r>
      <w:r w:rsidRPr="0030215B">
        <w:rPr>
          <w:vertAlign w:val="subscript"/>
        </w:rPr>
        <w:t>4</w:t>
      </w:r>
      <w:r w:rsidRPr="000E04EA">
        <w:t>. The pellet was then resuspended in 4 ml ice cold 100 mM Tris</w:t>
      </w:r>
      <w:r>
        <w:t>-</w:t>
      </w:r>
      <w:r w:rsidRPr="000E04EA">
        <w:t>HCl pH 7.5, 5 mM MgCl</w:t>
      </w:r>
      <w:r w:rsidRPr="0030215B">
        <w:rPr>
          <w:vertAlign w:val="subscript"/>
        </w:rPr>
        <w:t>2</w:t>
      </w:r>
      <w:r>
        <w:t xml:space="preserve"> supplemented with </w:t>
      </w:r>
      <w:r w:rsidRPr="00480136">
        <w:t>Protease</w:t>
      </w:r>
      <w:r>
        <w:t>-I</w:t>
      </w:r>
      <w:r w:rsidRPr="00480136">
        <w:t>nhibitor (Complete EDTA-free, Roche)</w:t>
      </w:r>
      <w:r>
        <w:t xml:space="preserve"> and 1 mM DTT. Cells were disrupted by passage through a precooled </w:t>
      </w:r>
      <w:r w:rsidRPr="000E04EA">
        <w:t xml:space="preserve">French press mini cell </w:t>
      </w:r>
      <w:r>
        <w:t xml:space="preserve">at </w:t>
      </w:r>
      <w:r w:rsidRPr="000E04EA">
        <w:t xml:space="preserve">1000 PSI </w:t>
      </w:r>
      <w:r>
        <w:t xml:space="preserve">and </w:t>
      </w:r>
      <w:r w:rsidRPr="000E04EA">
        <w:t xml:space="preserve">the crude extract was </w:t>
      </w:r>
      <w:r>
        <w:t xml:space="preserve">subsequently </w:t>
      </w:r>
      <w:r w:rsidRPr="000E04EA">
        <w:t xml:space="preserve">centrifuged for 30 min at </w:t>
      </w:r>
      <w:r>
        <w:t>23000 x g</w:t>
      </w:r>
      <w:r w:rsidRPr="000E04EA">
        <w:t xml:space="preserve"> and 4°C to </w:t>
      </w:r>
      <w:r>
        <w:t>obtain a clear cell lysate</w:t>
      </w:r>
      <w:r w:rsidRPr="000E04EA">
        <w:t>.</w:t>
      </w:r>
      <w:r>
        <w:t xml:space="preserve"> The lysate was then loaded on a </w:t>
      </w:r>
      <w:r w:rsidRPr="00480136">
        <w:t>1ml HisTrap HP colum</w:t>
      </w:r>
      <w:r>
        <w:t>ns from Amersham Biosciences. The column was washed with 12 volumes of wash buffer (20 mM NaH2PO4 pH 7.5, 500 mM NaCl, 10 mM Imidazole, 15 mM β-Mercaptoethanol) and then the protein was eluted using increasing imidazole concentrations. Fractions containing pure protein were buffer-exchanged against 100 mM Tris-HCl pH 7.5, 10 mM MgCl2 and 15 mM β-Mercaptoethanol using 25 kD Spectra-</w:t>
      </w:r>
      <w:r w:rsidRPr="00480136">
        <w:t>Por Float-A-Lyzer</w:t>
      </w:r>
      <w:r>
        <w:t>.</w:t>
      </w:r>
    </w:p>
    <w:p w14:paraId="470FEFCC" w14:textId="77777777" w:rsidR="0082157E" w:rsidRDefault="0082157E" w:rsidP="0082157E">
      <w:pPr>
        <w:rPr>
          <w:lang w:val="en-GB"/>
        </w:rPr>
      </w:pPr>
      <w:r>
        <w:rPr>
          <w:lang w:val="en-GB"/>
        </w:rPr>
        <w:lastRenderedPageBreak/>
        <w:t xml:space="preserve">All enzyme assays were run at 30°C in 100 mM </w:t>
      </w:r>
      <w:r w:rsidRPr="007A0699">
        <w:rPr>
          <w:lang w:val="en-GB"/>
        </w:rPr>
        <w:t>Tris</w:t>
      </w:r>
      <w:r>
        <w:rPr>
          <w:lang w:val="en-GB"/>
        </w:rPr>
        <w:t xml:space="preserve"> HCl pH7.5 and </w:t>
      </w:r>
      <w:r w:rsidRPr="007A0699">
        <w:rPr>
          <w:lang w:val="en-GB"/>
        </w:rPr>
        <w:t>10 mM</w:t>
      </w:r>
      <w:r>
        <w:rPr>
          <w:lang w:val="en-GB"/>
        </w:rPr>
        <w:t xml:space="preserve"> </w:t>
      </w:r>
      <w:r w:rsidRPr="007A0699">
        <w:rPr>
          <w:lang w:val="en-GB"/>
        </w:rPr>
        <w:t>MgCl</w:t>
      </w:r>
      <w:r w:rsidRPr="0030215B">
        <w:rPr>
          <w:vertAlign w:val="subscript"/>
          <w:lang w:val="en-GB"/>
        </w:rPr>
        <w:t>2</w:t>
      </w:r>
      <w:r>
        <w:rPr>
          <w:lang w:val="en-GB"/>
        </w:rPr>
        <w:t xml:space="preserve"> on a </w:t>
      </w:r>
      <w:r w:rsidRPr="007A0699">
        <w:rPr>
          <w:lang w:val="en-GB"/>
        </w:rPr>
        <w:t xml:space="preserve">Spectramax Plus spectrometer </w:t>
      </w:r>
      <w:r>
        <w:rPr>
          <w:lang w:val="en-GB"/>
        </w:rPr>
        <w:t>(</w:t>
      </w:r>
      <w:r w:rsidRPr="007A0699">
        <w:rPr>
          <w:lang w:val="en-GB"/>
        </w:rPr>
        <w:t>Molecular Devices</w:t>
      </w:r>
      <w:r>
        <w:rPr>
          <w:lang w:val="en-GB"/>
        </w:rPr>
        <w:t>). Absorbance was recorded at 340 nm with 2 second interval single measurements in 1 ml cuvettes. Purified enzyme was equilibrate with cofactor until absorbance at 340 nm was stable. T</w:t>
      </w:r>
      <w:r w:rsidRPr="00C06491">
        <w:rPr>
          <w:lang w:val="en-GB"/>
        </w:rPr>
        <w:t xml:space="preserve">he measured </w:t>
      </w:r>
      <w:r>
        <w:rPr>
          <w:lang w:val="en-GB"/>
        </w:rPr>
        <w:t xml:space="preserve">absorbance </w:t>
      </w:r>
      <w:r w:rsidRPr="00C06491">
        <w:rPr>
          <w:lang w:val="en-GB"/>
        </w:rPr>
        <w:t>curve</w:t>
      </w:r>
      <w:r>
        <w:rPr>
          <w:lang w:val="en-GB"/>
        </w:rPr>
        <w:t xml:space="preserve"> over time</w:t>
      </w:r>
      <w:r w:rsidRPr="00C06491">
        <w:rPr>
          <w:lang w:val="en-GB"/>
        </w:rPr>
        <w:t xml:space="preserve"> was regressed with a second order polynom</w:t>
      </w:r>
      <w:r>
        <w:rPr>
          <w:lang w:val="en-GB"/>
        </w:rPr>
        <w:t>ial</w:t>
      </w:r>
      <w:r w:rsidRPr="00C06491">
        <w:rPr>
          <w:lang w:val="en-GB"/>
        </w:rPr>
        <w:t xml:space="preserve"> to determine the initial velocity at the time point when the second substrate was added and the sample was mixed.</w:t>
      </w:r>
      <w:r>
        <w:rPr>
          <w:lang w:val="en-GB"/>
        </w:rPr>
        <w:t xml:space="preserve"> The K</w:t>
      </w:r>
      <w:r w:rsidRPr="00B279BA">
        <w:rPr>
          <w:vertAlign w:val="subscript"/>
          <w:lang w:val="en-GB"/>
        </w:rPr>
        <w:t>m</w:t>
      </w:r>
      <w:r>
        <w:rPr>
          <w:lang w:val="en-GB"/>
        </w:rPr>
        <w:t xml:space="preserve"> values for NADP</w:t>
      </w:r>
      <w:r w:rsidRPr="00B279BA">
        <w:rPr>
          <w:vertAlign w:val="superscript"/>
          <w:lang w:val="en-GB"/>
        </w:rPr>
        <w:t>+</w:t>
      </w:r>
      <w:r>
        <w:rPr>
          <w:lang w:val="en-GB"/>
        </w:rPr>
        <w:t xml:space="preserve"> and glucose-6P and the K</w:t>
      </w:r>
      <w:r w:rsidRPr="00B279BA">
        <w:rPr>
          <w:vertAlign w:val="subscript"/>
          <w:lang w:val="en-GB"/>
        </w:rPr>
        <w:t>i</w:t>
      </w:r>
      <w:r>
        <w:rPr>
          <w:lang w:val="en-GB"/>
        </w:rPr>
        <w:t xml:space="preserve"> value for NADPH were then obtained by varying respective substrate or inhibitor concentrations and analysis by primary and secondary Lineweaver-Burk plots assuming a sequential two-substrate mechanism [1]:</w:t>
      </w:r>
    </w:p>
    <w:p w14:paraId="496F320F" w14:textId="77777777" w:rsidR="0082157E" w:rsidRDefault="0082157E" w:rsidP="0082157E">
      <w:pPr>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1"/>
        <w:gridCol w:w="450"/>
      </w:tblGrid>
      <w:tr w:rsidR="0082157E" w14:paraId="0249C49F" w14:textId="77777777" w:rsidTr="00F61752">
        <w:trPr>
          <w:jc w:val="center"/>
        </w:trPr>
        <w:tc>
          <w:tcPr>
            <w:tcW w:w="4698" w:type="dxa"/>
          </w:tcPr>
          <w:p w14:paraId="49E05831" w14:textId="77777777" w:rsidR="0082157E" w:rsidRDefault="00800447" w:rsidP="00F61752">
            <w:pPr>
              <w:rPr>
                <w:lang w:val="en-GB"/>
              </w:rPr>
            </w:pPr>
            <w:r>
              <w:rPr>
                <w:rFonts w:asciiTheme="minorHAnsi" w:eastAsiaTheme="minorHAnsi" w:hAnsiTheme="minorHAnsi" w:cstheme="minorBidi"/>
                <w:position w:val="-36"/>
                <w:sz w:val="22"/>
                <w:szCs w:val="22"/>
                <w:lang w:val="en-GB" w:eastAsia="en-US"/>
              </w:rPr>
              <w:pict w14:anchorId="69B75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39.45pt">
                  <v:imagedata r:id="rId15" o:title=""/>
                </v:shape>
              </w:pict>
            </w:r>
          </w:p>
        </w:tc>
        <w:tc>
          <w:tcPr>
            <w:tcW w:w="316" w:type="dxa"/>
          </w:tcPr>
          <w:p w14:paraId="3EA43B79" w14:textId="77777777" w:rsidR="0082157E" w:rsidRDefault="0082157E" w:rsidP="00F61752">
            <w:pPr>
              <w:jc w:val="center"/>
              <w:rPr>
                <w:lang w:val="en-GB"/>
              </w:rPr>
            </w:pPr>
          </w:p>
          <w:p w14:paraId="3D8A6B79" w14:textId="77777777" w:rsidR="0082157E" w:rsidRDefault="0082157E" w:rsidP="00F61752">
            <w:pPr>
              <w:jc w:val="center"/>
              <w:rPr>
                <w:lang w:val="en-GB"/>
              </w:rPr>
            </w:pPr>
            <w:r>
              <w:rPr>
                <w:lang w:val="en-GB"/>
              </w:rPr>
              <w:t>(1)</w:t>
            </w:r>
          </w:p>
        </w:tc>
      </w:tr>
    </w:tbl>
    <w:p w14:paraId="6308BC0F" w14:textId="77777777" w:rsidR="0082157E" w:rsidRDefault="0082157E" w:rsidP="0082157E">
      <w:pPr>
        <w:rPr>
          <w:lang w:val="en-GB"/>
        </w:rPr>
      </w:pPr>
    </w:p>
    <w:p w14:paraId="61238369" w14:textId="77777777" w:rsidR="0082157E" w:rsidRDefault="0082157E" w:rsidP="0082157E">
      <w:pPr>
        <w:rPr>
          <w:lang w:val="en-GB"/>
        </w:rPr>
      </w:pPr>
      <w:r>
        <w:rPr>
          <w:lang w:val="en-GB"/>
        </w:rPr>
        <w:t>Inhibition by NADPH was determined to be competitive with respect to NADP</w:t>
      </w:r>
      <w:r w:rsidRPr="006A082F">
        <w:rPr>
          <w:vertAlign w:val="superscript"/>
          <w:lang w:val="en-GB"/>
        </w:rPr>
        <w:t>+</w:t>
      </w:r>
      <w:r>
        <w:rPr>
          <w:lang w:val="en-GB"/>
        </w:rPr>
        <w:t xml:space="preserve"> which can be included by the following inhibitory terms (1):</w:t>
      </w:r>
    </w:p>
    <w:p w14:paraId="2A753C92" w14:textId="77777777" w:rsidR="0082157E" w:rsidRDefault="0082157E" w:rsidP="0082157E">
      <w:pPr>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5"/>
        <w:gridCol w:w="450"/>
      </w:tblGrid>
      <w:tr w:rsidR="0082157E" w14:paraId="0F49490F" w14:textId="77777777" w:rsidTr="00F61752">
        <w:trPr>
          <w:jc w:val="center"/>
        </w:trPr>
        <w:tc>
          <w:tcPr>
            <w:tcW w:w="3261" w:type="dxa"/>
          </w:tcPr>
          <w:p w14:paraId="6EA17651" w14:textId="77777777" w:rsidR="0082157E" w:rsidRDefault="00800447" w:rsidP="00F61752">
            <w:pPr>
              <w:rPr>
                <w:lang w:val="en-GB"/>
              </w:rPr>
            </w:pPr>
            <w:r>
              <w:rPr>
                <w:rFonts w:asciiTheme="minorHAnsi" w:eastAsiaTheme="minorHAnsi" w:hAnsiTheme="minorHAnsi" w:cstheme="minorBidi"/>
                <w:position w:val="-72"/>
                <w:sz w:val="18"/>
                <w:szCs w:val="22"/>
                <w:lang w:val="en-GB" w:eastAsia="en-US"/>
              </w:rPr>
              <w:pict w14:anchorId="39A58699">
                <v:shape id="_x0000_i1026" type="#_x0000_t75" style="width:406.95pt;height:41.3pt">
                  <v:imagedata r:id="rId16" o:title=""/>
                </v:shape>
              </w:pict>
            </w:r>
          </w:p>
        </w:tc>
        <w:tc>
          <w:tcPr>
            <w:tcW w:w="450" w:type="dxa"/>
          </w:tcPr>
          <w:p w14:paraId="4344F3FE" w14:textId="77777777" w:rsidR="0082157E" w:rsidRDefault="0082157E" w:rsidP="00F61752">
            <w:pPr>
              <w:jc w:val="center"/>
              <w:rPr>
                <w:lang w:val="en-GB"/>
              </w:rPr>
            </w:pPr>
          </w:p>
          <w:p w14:paraId="475126C6" w14:textId="77777777" w:rsidR="0082157E" w:rsidRDefault="0082157E" w:rsidP="00F61752">
            <w:pPr>
              <w:jc w:val="center"/>
              <w:rPr>
                <w:lang w:val="en-GB"/>
              </w:rPr>
            </w:pPr>
            <w:r>
              <w:rPr>
                <w:lang w:val="en-GB"/>
              </w:rPr>
              <w:t>(2)</w:t>
            </w:r>
          </w:p>
        </w:tc>
      </w:tr>
    </w:tbl>
    <w:p w14:paraId="098470BC" w14:textId="77777777" w:rsidR="0082157E" w:rsidRPr="007A0699" w:rsidRDefault="0082157E" w:rsidP="0082157E">
      <w:pPr>
        <w:rPr>
          <w:lang w:val="en-GB"/>
        </w:rPr>
      </w:pPr>
    </w:p>
    <w:p w14:paraId="38E59D2F" w14:textId="77777777" w:rsidR="0082157E" w:rsidRDefault="0082157E" w:rsidP="0082157E"/>
    <w:p w14:paraId="5BCBF973" w14:textId="77777777" w:rsidR="0082157E" w:rsidRDefault="0082157E" w:rsidP="0082157E">
      <w:r>
        <w:br w:type="page"/>
      </w:r>
    </w:p>
    <w:p w14:paraId="3B2DA7C4" w14:textId="77777777" w:rsidR="0082157E" w:rsidRPr="00D54357" w:rsidRDefault="0082157E" w:rsidP="0082157E">
      <w:pPr>
        <w:rPr>
          <w:b/>
        </w:rPr>
      </w:pPr>
      <w:r w:rsidRPr="00D54357">
        <w:rPr>
          <w:b/>
          <w:sz w:val="24"/>
        </w:rPr>
        <w:lastRenderedPageBreak/>
        <w:t>Supplemental Figures</w:t>
      </w:r>
    </w:p>
    <w:p w14:paraId="6189CEC3" w14:textId="77777777" w:rsidR="0082157E" w:rsidRDefault="0082157E" w:rsidP="0082157E"/>
    <w:p w14:paraId="7ECDF065" w14:textId="77777777" w:rsidR="0082157E" w:rsidRDefault="0082157E" w:rsidP="0082157E">
      <w:r>
        <w:rPr>
          <w:noProof/>
          <w:lang w:val="de-CH" w:eastAsia="de-CH"/>
        </w:rPr>
        <w:drawing>
          <wp:inline distT="0" distB="0" distL="0" distR="0" wp14:anchorId="6ACB6BF7" wp14:editId="18F9D3CD">
            <wp:extent cx="2324100" cy="1304925"/>
            <wp:effectExtent l="0" t="0" r="0" b="9525"/>
            <wp:docPr id="4" name="Picture 4" descr="C:\Toby_Work\in house projects\dimitris\g6pdh_g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oby_Work\in house projects\dimitris\g6pdh_ge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4100" cy="1304925"/>
                    </a:xfrm>
                    <a:prstGeom prst="rect">
                      <a:avLst/>
                    </a:prstGeom>
                    <a:noFill/>
                    <a:ln>
                      <a:noFill/>
                    </a:ln>
                  </pic:spPr>
                </pic:pic>
              </a:graphicData>
            </a:graphic>
          </wp:inline>
        </w:drawing>
      </w:r>
    </w:p>
    <w:p w14:paraId="3D8C3F90" w14:textId="77777777" w:rsidR="0082157E" w:rsidRDefault="0082157E" w:rsidP="0082157E">
      <w:r w:rsidRPr="00F6372A">
        <w:rPr>
          <w:b/>
        </w:rPr>
        <w:t>Suppl. Figure 1</w:t>
      </w:r>
      <w:r>
        <w:t xml:space="preserve"> </w:t>
      </w:r>
      <w:r w:rsidRPr="006209B5">
        <w:t>SDS-PAGE of overexpressed</w:t>
      </w:r>
      <w:r>
        <w:t xml:space="preserve"> and His-Tag purified </w:t>
      </w:r>
      <w:r w:rsidRPr="006209B5">
        <w:t>glucose-6P dehydrogenase</w:t>
      </w:r>
      <w:r>
        <w:t xml:space="preserve"> (~56.8 kD including His-Tag). The pure </w:t>
      </w:r>
      <w:r w:rsidRPr="006209B5">
        <w:t xml:space="preserve">enzyme </w:t>
      </w:r>
      <w:r>
        <w:t>was</w:t>
      </w:r>
      <w:r w:rsidRPr="006209B5">
        <w:t xml:space="preserve"> eluted with different imidazole concentrations (</w:t>
      </w:r>
      <w:r>
        <w:t xml:space="preserve">lanes 1 to 6: </w:t>
      </w:r>
      <w:r w:rsidRPr="006209B5">
        <w:t>10</w:t>
      </w:r>
      <w:r>
        <w:t>0-200, 200, 200-300, 300, and twice</w:t>
      </w:r>
      <w:r w:rsidRPr="006209B5">
        <w:t xml:space="preserve"> 500 mM imidazole).</w:t>
      </w:r>
      <w:r>
        <w:t xml:space="preserve"> Fractions in lane 2 and 3 were pooled for further analysis.</w:t>
      </w:r>
    </w:p>
    <w:p w14:paraId="486F4E4E" w14:textId="77777777" w:rsidR="0082157E" w:rsidRDefault="0082157E" w:rsidP="0082157E">
      <w:pPr>
        <w:spacing w:after="0"/>
      </w:pPr>
    </w:p>
    <w:p w14:paraId="711BDBC0" w14:textId="77777777" w:rsidR="0082157E" w:rsidRDefault="0082157E" w:rsidP="0082157E">
      <w:pPr>
        <w:spacing w:after="0"/>
      </w:pPr>
      <w:r>
        <w:rPr>
          <w:noProof/>
          <w:lang w:val="de-CH" w:eastAsia="de-CH"/>
        </w:rPr>
        <w:drawing>
          <wp:inline distT="0" distB="0" distL="0" distR="0" wp14:anchorId="433F16B2" wp14:editId="66567F7B">
            <wp:extent cx="3562066" cy="2830881"/>
            <wp:effectExtent l="0" t="0" r="635" b="7620"/>
            <wp:docPr id="5" name="Picture 5" descr="C:\Toby_Work\in house projects\dimitris\g6pdh 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C:\Toby_Work\in house projects\dimitris\g6pdh simul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6447" cy="2842310"/>
                    </a:xfrm>
                    <a:prstGeom prst="rect">
                      <a:avLst/>
                    </a:prstGeom>
                    <a:noFill/>
                    <a:ln>
                      <a:noFill/>
                    </a:ln>
                  </pic:spPr>
                </pic:pic>
              </a:graphicData>
            </a:graphic>
          </wp:inline>
        </w:drawing>
      </w:r>
    </w:p>
    <w:p w14:paraId="54CA57A6" w14:textId="42509851" w:rsidR="0082157E" w:rsidRPr="00EC44B5" w:rsidRDefault="0082157E" w:rsidP="0082157E">
      <w:pPr>
        <w:spacing w:after="0"/>
      </w:pPr>
      <w:r w:rsidRPr="00F6372A">
        <w:rPr>
          <w:b/>
        </w:rPr>
        <w:t>Suppl. Figure 2</w:t>
      </w:r>
      <w:r>
        <w:t xml:space="preserve"> Simulated initial reaction velocities for glucose-6-phosphate dehydrogenase using rate laws without NADPH inhibition (</w:t>
      </w:r>
      <w:r w:rsidR="008A3FFB">
        <w:t xml:space="preserve">blue lines, </w:t>
      </w:r>
      <w:r>
        <w:t>Equation 1) and with NADPH inhibition (</w:t>
      </w:r>
      <w:r w:rsidR="00291898">
        <w:t xml:space="preserve">red lines, </w:t>
      </w:r>
      <w:r>
        <w:t xml:space="preserve">Equation 2). Experimentally determined kinetic parameters and intracellular cofactor concentrations were used (Table 1). Intracellular concentrations from wildtype and from pgi knockout are shown with solid and dashed lines respectively. Actual intracellular glucose-6-phosphate concentrations for wildtype and </w:t>
      </w:r>
      <w:r>
        <w:rPr>
          <w:i/>
        </w:rPr>
        <w:t>pgi</w:t>
      </w:r>
      <w:r>
        <w:t xml:space="preserve"> knockout are indicated by the grey bars.</w:t>
      </w:r>
    </w:p>
    <w:p w14:paraId="719161BB" w14:textId="77777777" w:rsidR="0082157E" w:rsidRDefault="0082157E" w:rsidP="0082157E">
      <w:pPr>
        <w:spacing w:after="0"/>
        <w:ind w:left="720" w:hanging="720"/>
        <w:rPr>
          <w:lang w:val="en-GB"/>
        </w:rPr>
      </w:pPr>
    </w:p>
    <w:p w14:paraId="715F2862" w14:textId="7C925509" w:rsidR="0082157E" w:rsidRDefault="00B75FA4" w:rsidP="0082157E">
      <w:pPr>
        <w:spacing w:after="0"/>
        <w:ind w:left="720" w:hanging="720"/>
        <w:rPr>
          <w:lang w:val="en-GB"/>
        </w:rPr>
      </w:pPr>
      <w:r>
        <w:rPr>
          <w:lang w:val="en-GB"/>
        </w:rPr>
        <w:br w:type="column"/>
      </w:r>
      <w:r>
        <w:rPr>
          <w:noProof/>
          <w:lang w:val="de-CH" w:eastAsia="de-CH"/>
        </w:rPr>
        <w:lastRenderedPageBreak/>
        <w:drawing>
          <wp:inline distT="0" distB="0" distL="0" distR="0" wp14:anchorId="2EAEE6FB" wp14:editId="1AC7C30C">
            <wp:extent cx="5963285" cy="4222115"/>
            <wp:effectExtent l="0" t="0" r="0" b="6985"/>
            <wp:docPr id="1" name="Picture 1" descr="C:\PhD\PentosePhosphatePathway\Paper\Figs\Sup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hD\PentosePhosphatePathway\Paper\Figs\SupFig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3285" cy="4222115"/>
                    </a:xfrm>
                    <a:prstGeom prst="rect">
                      <a:avLst/>
                    </a:prstGeom>
                    <a:noFill/>
                    <a:ln>
                      <a:noFill/>
                    </a:ln>
                  </pic:spPr>
                </pic:pic>
              </a:graphicData>
            </a:graphic>
          </wp:inline>
        </w:drawing>
      </w:r>
    </w:p>
    <w:p w14:paraId="0A389FC3" w14:textId="3C1918B3" w:rsidR="00B75FA4" w:rsidRDefault="00B75FA4" w:rsidP="00B75FA4">
      <w:pPr>
        <w:spacing w:after="0"/>
        <w:ind w:left="720" w:hanging="720"/>
        <w:jc w:val="center"/>
        <w:rPr>
          <w:lang w:val="en-GB"/>
        </w:rPr>
      </w:pPr>
      <w:r>
        <w:rPr>
          <w:b/>
        </w:rPr>
        <w:t>Suppl. Figure 3</w:t>
      </w:r>
    </w:p>
    <w:p w14:paraId="6A9D358E" w14:textId="77777777" w:rsidR="0082157E" w:rsidRDefault="0082157E" w:rsidP="0082157E">
      <w:pPr>
        <w:rPr>
          <w:lang w:val="en-GB"/>
        </w:rPr>
      </w:pPr>
      <w:r>
        <w:rPr>
          <w:lang w:val="en-GB"/>
        </w:rPr>
        <w:br w:type="page"/>
      </w:r>
    </w:p>
    <w:p w14:paraId="2C1C6F77" w14:textId="77777777" w:rsidR="0082157E" w:rsidRDefault="0082157E" w:rsidP="0082157E">
      <w:pPr>
        <w:spacing w:after="0"/>
        <w:ind w:left="720" w:hanging="720"/>
        <w:rPr>
          <w:b/>
          <w:lang w:val="en-GB"/>
        </w:rPr>
      </w:pPr>
      <w:r w:rsidRPr="00F6372A">
        <w:rPr>
          <w:b/>
          <w:lang w:val="en-GB"/>
        </w:rPr>
        <w:lastRenderedPageBreak/>
        <w:t>References</w:t>
      </w:r>
    </w:p>
    <w:p w14:paraId="59ECEAC4" w14:textId="77777777" w:rsidR="0082157E" w:rsidRPr="00F6372A" w:rsidRDefault="0082157E" w:rsidP="0082157E">
      <w:pPr>
        <w:spacing w:after="0"/>
        <w:ind w:left="720" w:hanging="720"/>
        <w:rPr>
          <w:b/>
          <w:lang w:val="en-GB"/>
        </w:rPr>
      </w:pPr>
    </w:p>
    <w:p w14:paraId="70F7466E" w14:textId="77777777" w:rsidR="0082157E" w:rsidRDefault="0082157E" w:rsidP="0082157E">
      <w:pPr>
        <w:spacing w:after="0"/>
        <w:ind w:left="720" w:hanging="720"/>
        <w:rPr>
          <w:lang w:val="en-GB"/>
        </w:rPr>
      </w:pPr>
      <w:r>
        <w:rPr>
          <w:lang w:val="en-GB"/>
        </w:rPr>
        <w:t>1)</w:t>
      </w:r>
      <w:r>
        <w:rPr>
          <w:lang w:val="en-GB"/>
        </w:rPr>
        <w:tab/>
      </w:r>
      <w:r w:rsidRPr="00580A4B">
        <w:rPr>
          <w:lang w:val="en-GB"/>
        </w:rPr>
        <w:t xml:space="preserve">Chassagnole, C., et al., </w:t>
      </w:r>
      <w:r w:rsidRPr="00580A4B">
        <w:rPr>
          <w:i/>
          <w:lang w:val="en-GB"/>
        </w:rPr>
        <w:t>Dynamic modeling of the central carbon metabolism of Escherichia coli.</w:t>
      </w:r>
      <w:r w:rsidRPr="00580A4B">
        <w:rPr>
          <w:lang w:val="en-GB"/>
        </w:rPr>
        <w:t xml:space="preserve"> Biotechnology and Bioengineering, 2002. </w:t>
      </w:r>
      <w:r w:rsidRPr="00580A4B">
        <w:rPr>
          <w:b/>
          <w:lang w:val="en-GB"/>
        </w:rPr>
        <w:t>79</w:t>
      </w:r>
      <w:r w:rsidRPr="00580A4B">
        <w:rPr>
          <w:lang w:val="en-GB"/>
        </w:rPr>
        <w:t>(1): p. 53-73.</w:t>
      </w:r>
    </w:p>
    <w:p w14:paraId="5955D302" w14:textId="77777777" w:rsidR="0082157E" w:rsidRDefault="0082157E" w:rsidP="0082157E">
      <w:pPr>
        <w:spacing w:after="0"/>
        <w:ind w:left="720" w:hanging="720"/>
        <w:rPr>
          <w:lang w:val="en-GB"/>
        </w:rPr>
      </w:pPr>
      <w:r>
        <w:rPr>
          <w:lang w:val="en-GB"/>
        </w:rPr>
        <w:t>2)</w:t>
      </w:r>
      <w:r>
        <w:rPr>
          <w:lang w:val="en-GB"/>
        </w:rPr>
        <w:tab/>
      </w:r>
      <w:r w:rsidRPr="006B143B">
        <w:rPr>
          <w:lang w:val="en-GB"/>
        </w:rPr>
        <w:t>Bauer, H. P., T. Srihari, J. C. Jochims, and H. W. Hofer. 1983. 6-phosphogluconolactonase. Purification, properties and activities in various tissues. Eur. J. Biochem. 133:163-168.</w:t>
      </w:r>
    </w:p>
    <w:p w14:paraId="4C8CE6E4" w14:textId="77777777" w:rsidR="0082157E" w:rsidRDefault="0082157E" w:rsidP="0082157E">
      <w:pPr>
        <w:spacing w:after="0"/>
        <w:ind w:left="720" w:hanging="720"/>
        <w:rPr>
          <w:lang w:val="en-GB"/>
        </w:rPr>
      </w:pPr>
      <w:r>
        <w:rPr>
          <w:lang w:val="en-GB"/>
        </w:rPr>
        <w:t>3)</w:t>
      </w:r>
      <w:r>
        <w:rPr>
          <w:lang w:val="en-GB"/>
        </w:rPr>
        <w:tab/>
      </w:r>
      <w:r w:rsidRPr="00A22AEA">
        <w:rPr>
          <w:lang w:val="en-GB"/>
        </w:rPr>
        <w:t>Luo, B., K. Groenke, R. Takors, C. Wandrey, and M. Oldiges. 2007. Simultaneous determination of multiple intracellular metabolites in glycolysis, pentose phosphate pathway and tricarboxylic acid cycle by liquid chromatography-mass spectrometry. J. Chromatogr. A 1147:153-164.</w:t>
      </w:r>
    </w:p>
    <w:p w14:paraId="548299A2" w14:textId="77777777" w:rsidR="0082157E" w:rsidRDefault="0082157E" w:rsidP="0082157E">
      <w:pPr>
        <w:spacing w:after="0"/>
        <w:ind w:left="720" w:hanging="720"/>
        <w:rPr>
          <w:lang w:val="en-GB"/>
        </w:rPr>
      </w:pPr>
      <w:r>
        <w:rPr>
          <w:lang w:val="en-GB"/>
        </w:rPr>
        <w:t>4)</w:t>
      </w:r>
      <w:r>
        <w:rPr>
          <w:lang w:val="en-GB"/>
        </w:rPr>
        <w:tab/>
      </w:r>
      <w:r w:rsidRPr="0030215B">
        <w:rPr>
          <w:lang w:val="en-GB"/>
        </w:rPr>
        <w:t>Kitagawa, M., T. Ara, M. Arifuzzaman, T. Ioka-Nakamichi, E. Inamoto, H. Toyonaga, and H. Mori. 2005. Complete set of ORF clones of Escherichia coli ASKA library (a complete set of Escherichia coli K-12 ORF archive): unique resources for biological research. DNA Res. 12:291-299.</w:t>
      </w:r>
    </w:p>
    <w:p w14:paraId="314CCFC4" w14:textId="77777777" w:rsidR="0082157E" w:rsidRPr="00B279BA" w:rsidRDefault="0082157E" w:rsidP="0082157E">
      <w:pPr>
        <w:spacing w:after="0"/>
        <w:ind w:left="720" w:hanging="720"/>
        <w:rPr>
          <w:lang w:val="en-GB"/>
        </w:rPr>
      </w:pPr>
      <w:r>
        <w:rPr>
          <w:lang w:val="en-GB"/>
        </w:rPr>
        <w:t>5)</w:t>
      </w:r>
      <w:r>
        <w:rPr>
          <w:lang w:val="en-GB"/>
        </w:rPr>
        <w:tab/>
      </w:r>
      <w:r w:rsidRPr="003E6528">
        <w:rPr>
          <w:lang w:val="en-GB"/>
        </w:rPr>
        <w:t>Karel Olavarrı´a, Diego Valde´ s and Ricardo Cabrera</w:t>
      </w:r>
      <w:r>
        <w:rPr>
          <w:lang w:val="en-GB"/>
        </w:rPr>
        <w:t xml:space="preserve">, </w:t>
      </w:r>
      <w:r w:rsidRPr="003E6528">
        <w:rPr>
          <w:lang w:val="en-GB"/>
        </w:rPr>
        <w:t>The cofactor pr</w:t>
      </w:r>
      <w:r>
        <w:rPr>
          <w:lang w:val="en-GB"/>
        </w:rPr>
        <w:t xml:space="preserve">eference of glucose-6-phosphate </w:t>
      </w:r>
      <w:r w:rsidRPr="003E6528">
        <w:rPr>
          <w:lang w:val="en-GB"/>
        </w:rPr>
        <w:t xml:space="preserve">dehydrogenase from </w:t>
      </w:r>
      <w:r>
        <w:rPr>
          <w:lang w:val="en-GB"/>
        </w:rPr>
        <w:t xml:space="preserve">Escherichia coli – modeling the </w:t>
      </w:r>
      <w:r w:rsidRPr="003E6528">
        <w:rPr>
          <w:lang w:val="en-GB"/>
        </w:rPr>
        <w:t>physiological production of reduced cofactors</w:t>
      </w:r>
      <w:r>
        <w:rPr>
          <w:lang w:val="en-GB"/>
        </w:rPr>
        <w:t xml:space="preserve">. </w:t>
      </w:r>
      <w:r w:rsidRPr="003E6528">
        <w:rPr>
          <w:lang w:val="en-GB"/>
        </w:rPr>
        <w:t>FEBS Journal 279 (2012) 2296–2309</w:t>
      </w:r>
    </w:p>
    <w:p w14:paraId="557EC7C5" w14:textId="77777777" w:rsidR="0082157E" w:rsidRPr="007F62D6" w:rsidRDefault="0082157E" w:rsidP="0082157E">
      <w:pPr>
        <w:rPr>
          <w:b/>
        </w:rPr>
      </w:pPr>
      <w:r>
        <w:br w:type="column"/>
      </w:r>
      <w:r w:rsidRPr="007F62D6">
        <w:rPr>
          <w:b/>
        </w:rPr>
        <w:lastRenderedPageBreak/>
        <w:t>Methods section on zwf titration strain</w:t>
      </w:r>
    </w:p>
    <w:p w14:paraId="7BC2A30F" w14:textId="77777777" w:rsidR="0082157E" w:rsidRPr="003C7E4D" w:rsidRDefault="0082157E" w:rsidP="0082157E">
      <w:pPr>
        <w:rPr>
          <w:i/>
        </w:rPr>
      </w:pPr>
      <w:r w:rsidRPr="003C7E4D">
        <w:rPr>
          <w:i/>
        </w:rPr>
        <w:t>Strain construction</w:t>
      </w:r>
    </w:p>
    <w:p w14:paraId="74F67620" w14:textId="38A41EE6" w:rsidR="0082157E" w:rsidRDefault="0082157E" w:rsidP="0082157E">
      <w:r>
        <w:t>The</w:t>
      </w:r>
      <w:r w:rsidRPr="007F62D6">
        <w:rPr>
          <w:i/>
        </w:rPr>
        <w:t xml:space="preserve"> zwf </w:t>
      </w:r>
      <w:r>
        <w:t xml:space="preserve">titration strain was constructed as follows. First, the </w:t>
      </w:r>
      <w:r w:rsidRPr="007F62D6">
        <w:rPr>
          <w:i/>
        </w:rPr>
        <w:t>zwf</w:t>
      </w:r>
      <w:r>
        <w:t xml:space="preserve"> gene was cloned into the IPTG-titratable expression plasmid pTrc99KK </w:t>
      </w:r>
      <w:r>
        <w:fldChar w:fldCharType="begin" w:fldLock="1"/>
      </w:r>
      <w:r w:rsidR="000D3D68">
        <w:instrText>ADDIN CSL_CITATION { "citationItems" : [ { "id" : "ITEM-1", "itemData" : { "DOI" : "10.1038/nbt.2489", "ISBN" : "doi:10.1038/nbt.2489", "ISSN" : "1546-1696", "PMID" : "23455438", "abstract" : "Recent data suggest that the majority of proteins bind specific metabolites and that such interactions are relevant to metabolic and gene regulation. However, there are no methods to systematically identify functional allosteric protein-metabolite interactions. Here we present an experimental and computational approach for using dynamic metabolite data to discover allosteric regulation that is relevant in vivo. By switching the culture conditions of Escherichia coli every 30 s between medium containing either pyruvate or (13)C-labeled fructose or glucose, we measured the reversal of flux through glycolysis pathways and observed rapid changes in metabolite concentration. We fit these data to a kinetic model of glycolysis and systematically tested the consequences of 126 putative allosteric interactions on metabolite dynamics. We identified allosteric interactions that govern the reversible switch between gluconeogenesis and glycolysis, including one by which pyruvate activates fructose-1,6-bisphosphatase. Thus, from large sets of putative allosteric interactions, our approach can identify the most likely ones and provide hypotheses about their function.", "author" : [ { "dropping-particle" : "", "family" : "Link", "given" : "Hannes", "non-dropping-particle" : "", "parse-names" : false, "suffix" : "" }, { "dropping-particle" : "", "family" : "Kochanowski", "given" : "Karl", "non-dropping-particle" : "", "parse-names" : false, "suffix" : "" }, { "dropping-particle" : "", "family" : "Sauer", "given" : "Uwe", "non-dropping-particle" : "", "parse-names" : false, "suffix" : "" } ], "container-title" : "Nature biotechnology", "id" : "ITEM-1", "issue" : "4", "issued" : { "date-parts" : [ [ "2013", "4", "3" ] ] }, "language" : "en", "page" : "357-61", "publisher" : "Nature Publishing Group", "title" : "Systematic identification of allosteric protein-metabolite interactions that control enzyme activity in vivo.", "type" : "article-journal", "volume" : "31" }, "uris" : [ "http://www.mendeley.com/documents/?uuid=dcd1f71a-8982-4973-a5f5-a95f7886aa9f" ] } ], "mendeley" : { "formattedCitation" : "(Link et al. 2013)", "plainTextFormattedCitation" : "(Link et al. 2013)", "previouslyFormattedCitation" : "(Link et al. 2013)" }, "properties" : { "noteIndex" : 0 }, "schema" : "https://github.com/citation-style-language/schema/raw/master/csl-citation.json" }</w:instrText>
      </w:r>
      <w:r>
        <w:fldChar w:fldCharType="separate"/>
      </w:r>
      <w:r w:rsidR="000D3D68" w:rsidRPr="000D3D68">
        <w:rPr>
          <w:noProof/>
        </w:rPr>
        <w:t>(Link et al. 2013)</w:t>
      </w:r>
      <w:r>
        <w:fldChar w:fldCharType="end"/>
      </w:r>
      <w:r>
        <w:t xml:space="preserve"> (primer 1: </w:t>
      </w:r>
      <w:r w:rsidRPr="00A752AE">
        <w:t>GCCTCGAGATGGCGGTAACGCAAACAGCC</w:t>
      </w:r>
      <w:r>
        <w:t xml:space="preserve">, primer 2: </w:t>
      </w:r>
      <w:r w:rsidRPr="00A752AE">
        <w:t>CGGGATCCTTACTCAAACTCATTCCAGGAACG</w:t>
      </w:r>
      <w:r>
        <w:t>), yielding plasmid pTrc99KK-</w:t>
      </w:r>
      <w:r w:rsidRPr="007F62D6">
        <w:rPr>
          <w:i/>
        </w:rPr>
        <w:t>zwf</w:t>
      </w:r>
      <w:r>
        <w:t xml:space="preserve">. This plasmid was then transformed into a </w:t>
      </w:r>
      <w:r w:rsidRPr="007F62D6">
        <w:rPr>
          <w:i/>
        </w:rPr>
        <w:t>zwf</w:t>
      </w:r>
      <w:r>
        <w:t xml:space="preserve"> deletion strain obtained from the Keio collection </w:t>
      </w:r>
      <w:r>
        <w:fldChar w:fldCharType="begin" w:fldLock="1"/>
      </w:r>
      <w:r w:rsidR="00217F14">
        <w:instrText>ADDIN CSL_CITATION { "citationItems" : [ { "id" : "ITEM-1", "itemData" : { "DOI" : "10.1038/msb4100050", "ISSN" : "1744-4292", "PMID" : "16738554", "abstract" : "We have systematically made a set of precisely defined, single-gene deletions of all nonessential genes in Escherichia coli K-12. Open-reading frame coding regions were replaced with a kanamycin cassette flanked by FLP recognition target sites by using a one-step method for inactivation of chromosomal genes and primers designed to create in-frame deletions upon excision of the resistance cassette. Of 4288 genes targeted, mutants were obtained for 3985. To alleviate problems encountered in high-throughput studies, two independent mutants were saved for every deleted gene. These mutants-the 'Keio collection'-provide a new resource not only for systematic analyses of unknown gene functions and gene regulatory networks but also for genome-wide testing of mutational effects in a common strain background, E. coli K-12 BW25113. We were unable to disrupt 303 genes, including 37 of unknown function, which are candidates for essential genes. Distribution is being handled via GenoBase (http://ecoli.aist-nara.ac.jp/).", "author" : [ { "dropping-particle" : "", "family" : "Baba", "given" : "Tomoya", "non-dropping-particle" : "", "parse-names" : false, "suffix" : "" }, { "dropping-particle" : "", "family" : "Ara", "given" : "Takeshi", "non-dropping-particle" : "", "parse-names" : false, "suffix" : "" }, { "dropping-particle" : "", "family" : "Hasegawa", "given" : "Miki", "non-dropping-particle" : "", "parse-names" : false, "suffix" : "" }, { "dropping-particle" : "", "family" : "Takai", "given" : "Yuki", "non-dropping-particle" : "", "parse-names" : false, "suffix" : "" }, { "dropping-particle" : "", "family" : "Okumura", "given" : "Yoshiko", "non-dropping-particle" : "", "parse-names" : false, "suffix" : "" }, { "dropping-particle" : "", "family" : "Baba", "given" : "Miki", "non-dropping-particle" : "", "parse-names" : false, "suffix" : "" }, { "dropping-particle" : "", "family" : "Datsenko", "given" : "Kirill a", "non-dropping-particle" : "", "parse-names" : false, "suffix" : "" }, { "dropping-particle" : "", "family" : "Tomita", "given" : "Masaru", "non-dropping-particle" : "", "parse-names" : false, "suffix" : "" }, { "dropping-particle" : "", "family" : "Wanner", "given" : "Barry L", "non-dropping-particle" : "", "parse-names" : false, "suffix" : "" }, { "dropping-particle" : "", "family" : "Mori", "given" : "Hirotada", "non-dropping-particle" : "", "parse-names" : false, "suffix" : "" } ], "container-title" : "Molecular systems biology", "id" : "ITEM-1", "issued" : { "date-parts" : [ [ "2006", "1" ] ] }, "page" : "2006.0008", "title" : "Construction of Escherichia coli K-12 in-frame, single-gene knockout mutants: the Keio collection.", "type" : "article-journal", "volume" : "2" }, "uris" : [ "http://www.mendeley.com/documents/?uuid=b9db8260-87db-47db-80a2-1c2eae76fb48", "http://www.mendeley.com/documents/?uuid=272f6bbc-cd63-40af-b7ea-9065fc2424ff" ] } ], "mendeley" : { "formattedCitation" : "(Baba et al. 2006)", "plainTextFormattedCitation" : "(Baba et al. 2006)", "previouslyFormattedCitation" : "(Baba et al. 2006)" }, "properties" : { "noteIndex" : 0 }, "schema" : "https://github.com/citation-style-language/schema/raw/master/csl-citation.json" }</w:instrText>
      </w:r>
      <w:r>
        <w:fldChar w:fldCharType="separate"/>
      </w:r>
      <w:r w:rsidR="001F266E" w:rsidRPr="001F266E">
        <w:rPr>
          <w:noProof/>
        </w:rPr>
        <w:t>(Baba et al. 2006)</w:t>
      </w:r>
      <w:r>
        <w:fldChar w:fldCharType="end"/>
      </w:r>
      <w:r>
        <w:t xml:space="preserve">. To exclude adverse effects on oxidative stress resistance merely due to protein overexpression, the </w:t>
      </w:r>
      <w:r w:rsidRPr="00E9509F">
        <w:rPr>
          <w:i/>
        </w:rPr>
        <w:t>zwf</w:t>
      </w:r>
      <w:r>
        <w:t xml:space="preserve"> deletion strain was also transformed with a N-terminal his-tagged GFP titration plasmid, pTrc99KK-GFP:N-term HT, which was obtained from </w:t>
      </w:r>
      <w:r>
        <w:fldChar w:fldCharType="begin" w:fldLock="1"/>
      </w:r>
      <w:r w:rsidR="00217F14">
        <w:instrText>ADDIN CSL_CITATION { "citationItems" : [ { "id" : "ITEM-1", "itemData" : { "DOI" : "10.1021/acs.biochem.5b01291", "ISSN" : "0006-2960", "author" : [ { "dropping-particle" : "V.", "family" : "Nikolaev", "given" : "Yaroslav", "non-dropping-particle" : "", "parse-names" : false, "suffix" : "" }, { "dropping-particle" : "", "family" : "Kochanowski", "given" : "Karl", "non-dropping-particle" : "", "parse-names" : false, "suffix" : "" }, { "dropping-particle" : "", "family" : "Link", "given" : "Hannes", "non-dropping-particle" : "", "parse-names" : false, "suffix" : "" }, { "dropping-particle" : "", "family" : "Sauer", "given" : "Uwe", "non-dropping-particle" : "", "parse-names" : false, "suffix" : "" }, { "dropping-particle" : "", "family" : "Allain", "given" : "Frederic H.-T.", "non-dropping-particle" : "", "parse-names" : false, "suffix" : "" } ], "container-title" : "Biochemistry", "id" : "ITEM-1", "issue" : "18", "issued" : { "date-parts" : [ [ "2016", "5" ] ] }, "page" : "2590-2600", "title" : "Systematic Identification of Protein\u2013Metabolite Interactions in Complex Metabolite Mixtures by Ligand-Detected Nuclear Magnetic Resonance Spectroscopy", "type" : "article-journal", "volume" : "55" }, "uris" : [ "http://www.mendeley.com/documents/?uuid=4b3136c3-e7f4-4c0a-ba35-9a3d7dc7fd39", "http://www.mendeley.com/documents/?uuid=3ce1e3a0-4f41-4583-be07-e15bfafe24eb" ] } ], "mendeley" : { "formattedCitation" : "(Nikolaev et al. 2016)", "plainTextFormattedCitation" : "(Nikolaev et al. 2016)", "previouslyFormattedCitation" : "(Nikolaev et al. 2016)" }, "properties" : { "noteIndex" : 0 }, "schema" : "https://github.com/citation-style-language/schema/raw/master/csl-citation.json" }</w:instrText>
      </w:r>
      <w:r>
        <w:fldChar w:fldCharType="separate"/>
      </w:r>
      <w:r w:rsidR="001F266E" w:rsidRPr="001F266E">
        <w:rPr>
          <w:noProof/>
        </w:rPr>
        <w:t>(Nikolaev et al. 2016)</w:t>
      </w:r>
      <w:r>
        <w:fldChar w:fldCharType="end"/>
      </w:r>
      <w:r>
        <w:t>.</w:t>
      </w:r>
    </w:p>
    <w:p w14:paraId="2E1E973F" w14:textId="77777777" w:rsidR="0082157E" w:rsidRDefault="0082157E" w:rsidP="0082157E"/>
    <w:p w14:paraId="24FAEA0A" w14:textId="1F658334" w:rsidR="0082157E" w:rsidRPr="00BD734A" w:rsidRDefault="0082157E" w:rsidP="00BD734A"/>
    <w:sectPr w:rsidR="0082157E" w:rsidRPr="00BD734A" w:rsidSect="00045A8D">
      <w:footerReference w:type="even" r:id="rId20"/>
      <w:footerReference w:type="default" r:id="rId21"/>
      <w:pgSz w:w="11907" w:h="16839"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Uwe Sauer User" w:date="2017-06-11T15:29:00Z" w:initials="UU">
    <w:p w14:paraId="4B3DCC90" w14:textId="3AA22186" w:rsidR="00376F1C" w:rsidRDefault="00376F1C">
      <w:pPr>
        <w:pStyle w:val="CommentText"/>
      </w:pPr>
      <w:r>
        <w:rPr>
          <w:rStyle w:val="CommentReference"/>
        </w:rPr>
        <w:annotationRef/>
      </w:r>
      <w:r>
        <w:t>Not sure what you are trying to say here. Maybe we keep it, maybe not. In any case it</w:t>
      </w:r>
    </w:p>
  </w:comment>
  <w:comment w:id="3" w:author="Christodoulou  Dimitrios" w:date="2017-06-12T14:03:00Z" w:initials="CD">
    <w:p w14:paraId="0E82690C" w14:textId="63CD3B98" w:rsidR="004930AD" w:rsidRDefault="004930AD">
      <w:pPr>
        <w:pStyle w:val="CommentText"/>
      </w:pPr>
      <w:r>
        <w:rPr>
          <w:rStyle w:val="CommentReference"/>
        </w:rPr>
        <w:annotationRef/>
      </w:r>
      <w:r>
        <w:t>I like it because it ties everything nicely: cells face a challenge and evolved a mechanism that costs them resources but puts them in good shape regarding tolerance against the challenge (stress).</w:t>
      </w:r>
    </w:p>
  </w:comment>
  <w:comment w:id="4" w:author="Uwe Sauer User" w:date="2017-06-11T15:36:00Z" w:initials="UU">
    <w:p w14:paraId="3D327D68" w14:textId="6B020BF8" w:rsidR="00376F1C" w:rsidRDefault="00376F1C">
      <w:pPr>
        <w:pStyle w:val="CommentText"/>
      </w:pPr>
      <w:r>
        <w:rPr>
          <w:rStyle w:val="CommentReference"/>
        </w:rPr>
        <w:annotationRef/>
      </w:r>
      <w:r>
        <w:t>Refernece one or more reviews here. Never a good idea to reference only papers from the own lab for something like this. If one makes a lot of sense we can add one of ours, but Zrinkas for sure does not fit.</w:t>
      </w:r>
    </w:p>
  </w:comment>
  <w:comment w:id="5" w:author="Christodoulou  Dimitrios" w:date="2017-06-12T14:05:00Z" w:initials="CD">
    <w:p w14:paraId="052E4424" w14:textId="4A863C5A" w:rsidR="007B1338" w:rsidRDefault="007B1338">
      <w:pPr>
        <w:pStyle w:val="CommentText"/>
      </w:pPr>
      <w:r>
        <w:rPr>
          <w:rStyle w:val="CommentReference"/>
        </w:rPr>
        <w:annotationRef/>
      </w:r>
      <w:r>
        <w:t>Will do, Zrinka’s was good because of the data and kinases etc</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B3DCC90" w15:done="0"/>
  <w15:commentEx w15:paraId="0E82690C" w15:paraIdParent="4B3DCC90" w15:done="0"/>
  <w15:commentEx w15:paraId="3D327D68" w15:done="0"/>
  <w15:commentEx w15:paraId="052E4424" w15:paraIdParent="3D327D6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89E196" w14:textId="77777777" w:rsidR="00800447" w:rsidRDefault="00800447" w:rsidP="00C54A46">
      <w:pPr>
        <w:spacing w:after="0" w:line="240" w:lineRule="auto"/>
      </w:pPr>
      <w:r>
        <w:separator/>
      </w:r>
    </w:p>
  </w:endnote>
  <w:endnote w:type="continuationSeparator" w:id="0">
    <w:p w14:paraId="79C5BB8C" w14:textId="77777777" w:rsidR="00800447" w:rsidRDefault="00800447" w:rsidP="00C54A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3B9D4" w14:textId="77777777" w:rsidR="00376F1C" w:rsidRDefault="00376F1C" w:rsidP="00C54A46">
    <w:pPr>
      <w:pStyle w:val="Footer"/>
      <w:framePr w:wrap="around" w:vAnchor="text" w:hAnchor="margin" w:xAlign="right" w:y="1"/>
      <w:rPr>
        <w:ins w:id="7" w:author="Uwe Sauer User" w:date="2017-06-09T16:39:00Z"/>
        <w:rStyle w:val="PageNumber"/>
      </w:rPr>
    </w:pPr>
    <w:ins w:id="8" w:author="Uwe Sauer User" w:date="2017-06-09T16:39:00Z">
      <w:r>
        <w:rPr>
          <w:rStyle w:val="PageNumber"/>
        </w:rPr>
        <w:fldChar w:fldCharType="begin"/>
      </w:r>
      <w:r>
        <w:rPr>
          <w:rStyle w:val="PageNumber"/>
        </w:rPr>
        <w:instrText xml:space="preserve">PAGE  </w:instrText>
      </w:r>
      <w:r>
        <w:rPr>
          <w:rStyle w:val="PageNumber"/>
        </w:rPr>
        <w:fldChar w:fldCharType="end"/>
      </w:r>
    </w:ins>
  </w:p>
  <w:p w14:paraId="456E3FD5" w14:textId="77777777" w:rsidR="00376F1C" w:rsidRDefault="00376F1C">
    <w:pPr>
      <w:pStyle w:val="Footer"/>
      <w:ind w:right="360"/>
      <w:pPrChange w:id="9" w:author="Uwe Sauer User" w:date="2017-06-09T16:39:00Z">
        <w:pPr>
          <w:pStyle w:val="Footer"/>
        </w:pPr>
      </w:pPrChan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0E457" w14:textId="77777777" w:rsidR="00376F1C" w:rsidRDefault="00376F1C" w:rsidP="00C54A46">
    <w:pPr>
      <w:pStyle w:val="Footer"/>
      <w:framePr w:wrap="around" w:vAnchor="text" w:hAnchor="margin" w:xAlign="right" w:y="1"/>
      <w:rPr>
        <w:rStyle w:val="PageNumber"/>
      </w:rPr>
    </w:pPr>
    <w:r>
      <w:rPr>
        <w:rStyle w:val="PageNumber"/>
      </w:rPr>
      <w:fldChar w:fldCharType="begin"/>
    </w:r>
    <w:r w:rsidRPr="000070DC">
      <w:rPr>
        <w:rStyle w:val="PageNumber"/>
      </w:rPr>
      <w:instrText xml:space="preserve">PAGE  </w:instrText>
    </w:r>
    <w:r>
      <w:rPr>
        <w:rStyle w:val="PageNumber"/>
      </w:rPr>
      <w:fldChar w:fldCharType="separate"/>
    </w:r>
    <w:r w:rsidR="009F7D48">
      <w:rPr>
        <w:rStyle w:val="PageNumber"/>
        <w:noProof/>
      </w:rPr>
      <w:t>2</w:t>
    </w:r>
    <w:r>
      <w:rPr>
        <w:rStyle w:val="PageNumber"/>
      </w:rPr>
      <w:fldChar w:fldCharType="end"/>
    </w:r>
  </w:p>
  <w:p w14:paraId="1A602D27" w14:textId="77777777" w:rsidR="00376F1C" w:rsidRDefault="00376F1C" w:rsidP="00C54A46">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C121A0" w14:textId="77777777" w:rsidR="00800447" w:rsidRDefault="00800447" w:rsidP="00C54A46">
      <w:pPr>
        <w:spacing w:after="0" w:line="240" w:lineRule="auto"/>
      </w:pPr>
      <w:r>
        <w:separator/>
      </w:r>
    </w:p>
  </w:footnote>
  <w:footnote w:type="continuationSeparator" w:id="0">
    <w:p w14:paraId="682BEB26" w14:textId="77777777" w:rsidR="00800447" w:rsidRDefault="00800447" w:rsidP="00C54A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A6D4C"/>
    <w:multiLevelType w:val="hybridMultilevel"/>
    <w:tmpl w:val="DB7A8CA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2803D1E"/>
    <w:multiLevelType w:val="hybridMultilevel"/>
    <w:tmpl w:val="D9B80C60"/>
    <w:lvl w:ilvl="0" w:tplc="613E240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C94828"/>
    <w:multiLevelType w:val="hybridMultilevel"/>
    <w:tmpl w:val="A1769E94"/>
    <w:lvl w:ilvl="0" w:tplc="0F70A3BC">
      <w:start w:val="1"/>
      <w:numFmt w:val="decimal"/>
      <w:lvlText w:val="%1."/>
      <w:lvlJc w:val="left"/>
      <w:pPr>
        <w:ind w:left="360" w:hanging="360"/>
      </w:pPr>
      <w:rPr>
        <w:rFonts w:ascii="Helvetica" w:hAnsi="Helvetica" w:cs="Helvetica" w:hint="default"/>
        <w:b/>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C084B60"/>
    <w:multiLevelType w:val="hybridMultilevel"/>
    <w:tmpl w:val="B4F215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656C3AD4"/>
    <w:multiLevelType w:val="hybridMultilevel"/>
    <w:tmpl w:val="459C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E432509"/>
    <w:multiLevelType w:val="hybridMultilevel"/>
    <w:tmpl w:val="187A8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1"/>
  </w:num>
  <w:num w:numId="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todoulou  Dimitrios">
    <w15:presenceInfo w15:providerId="AD" w15:userId="S-1-5-21-2025429265-764733703-1417001333-266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2FD"/>
    <w:rsid w:val="00000EE6"/>
    <w:rsid w:val="000028D4"/>
    <w:rsid w:val="00002D41"/>
    <w:rsid w:val="00003783"/>
    <w:rsid w:val="0000538A"/>
    <w:rsid w:val="000057DE"/>
    <w:rsid w:val="00005917"/>
    <w:rsid w:val="00006FC3"/>
    <w:rsid w:val="000070DC"/>
    <w:rsid w:val="00007415"/>
    <w:rsid w:val="00013A74"/>
    <w:rsid w:val="00014BBB"/>
    <w:rsid w:val="0001651D"/>
    <w:rsid w:val="000167EB"/>
    <w:rsid w:val="000210CC"/>
    <w:rsid w:val="000211D3"/>
    <w:rsid w:val="00023056"/>
    <w:rsid w:val="000243F3"/>
    <w:rsid w:val="000246BD"/>
    <w:rsid w:val="00024C85"/>
    <w:rsid w:val="00024FEE"/>
    <w:rsid w:val="00026076"/>
    <w:rsid w:val="00030C19"/>
    <w:rsid w:val="00030D3F"/>
    <w:rsid w:val="0003280D"/>
    <w:rsid w:val="00033019"/>
    <w:rsid w:val="00033265"/>
    <w:rsid w:val="00033E10"/>
    <w:rsid w:val="00033F49"/>
    <w:rsid w:val="00034508"/>
    <w:rsid w:val="00036648"/>
    <w:rsid w:val="00042429"/>
    <w:rsid w:val="00042478"/>
    <w:rsid w:val="000424D4"/>
    <w:rsid w:val="00042D8E"/>
    <w:rsid w:val="000438BA"/>
    <w:rsid w:val="00044C50"/>
    <w:rsid w:val="00044CE1"/>
    <w:rsid w:val="0004514A"/>
    <w:rsid w:val="00045A8D"/>
    <w:rsid w:val="00046485"/>
    <w:rsid w:val="0004726A"/>
    <w:rsid w:val="000475CE"/>
    <w:rsid w:val="00050191"/>
    <w:rsid w:val="00050A1C"/>
    <w:rsid w:val="00050D17"/>
    <w:rsid w:val="000515FD"/>
    <w:rsid w:val="00051D02"/>
    <w:rsid w:val="00051E7C"/>
    <w:rsid w:val="00051ED5"/>
    <w:rsid w:val="0005426B"/>
    <w:rsid w:val="000555F6"/>
    <w:rsid w:val="0005582D"/>
    <w:rsid w:val="000558AC"/>
    <w:rsid w:val="000559F2"/>
    <w:rsid w:val="0005630E"/>
    <w:rsid w:val="0005633C"/>
    <w:rsid w:val="00056702"/>
    <w:rsid w:val="000577A7"/>
    <w:rsid w:val="000579D9"/>
    <w:rsid w:val="00060631"/>
    <w:rsid w:val="00061232"/>
    <w:rsid w:val="00061439"/>
    <w:rsid w:val="000624D9"/>
    <w:rsid w:val="00062EE8"/>
    <w:rsid w:val="000633C2"/>
    <w:rsid w:val="0006422C"/>
    <w:rsid w:val="00064923"/>
    <w:rsid w:val="00065568"/>
    <w:rsid w:val="000666A5"/>
    <w:rsid w:val="00066E4A"/>
    <w:rsid w:val="00066E8D"/>
    <w:rsid w:val="00067941"/>
    <w:rsid w:val="000679E0"/>
    <w:rsid w:val="0007083B"/>
    <w:rsid w:val="00070B5B"/>
    <w:rsid w:val="00070C2A"/>
    <w:rsid w:val="000714D1"/>
    <w:rsid w:val="00071980"/>
    <w:rsid w:val="000726DB"/>
    <w:rsid w:val="000732C9"/>
    <w:rsid w:val="00073466"/>
    <w:rsid w:val="00073CAF"/>
    <w:rsid w:val="00074CD9"/>
    <w:rsid w:val="0007558E"/>
    <w:rsid w:val="00076723"/>
    <w:rsid w:val="00077708"/>
    <w:rsid w:val="00080EE5"/>
    <w:rsid w:val="00082867"/>
    <w:rsid w:val="00083C5C"/>
    <w:rsid w:val="00083E07"/>
    <w:rsid w:val="00085CEF"/>
    <w:rsid w:val="00086B4E"/>
    <w:rsid w:val="00086FA1"/>
    <w:rsid w:val="000938A3"/>
    <w:rsid w:val="00094564"/>
    <w:rsid w:val="00094857"/>
    <w:rsid w:val="0009547F"/>
    <w:rsid w:val="00095AE6"/>
    <w:rsid w:val="00095C83"/>
    <w:rsid w:val="0009689C"/>
    <w:rsid w:val="00096AC8"/>
    <w:rsid w:val="000A0D04"/>
    <w:rsid w:val="000A1530"/>
    <w:rsid w:val="000A19F7"/>
    <w:rsid w:val="000A4103"/>
    <w:rsid w:val="000A4E48"/>
    <w:rsid w:val="000A5C46"/>
    <w:rsid w:val="000A5EEC"/>
    <w:rsid w:val="000A6C36"/>
    <w:rsid w:val="000A6FEC"/>
    <w:rsid w:val="000B0576"/>
    <w:rsid w:val="000B08F4"/>
    <w:rsid w:val="000B135F"/>
    <w:rsid w:val="000B14B9"/>
    <w:rsid w:val="000B160D"/>
    <w:rsid w:val="000B1702"/>
    <w:rsid w:val="000B1A21"/>
    <w:rsid w:val="000B1CDC"/>
    <w:rsid w:val="000B29AD"/>
    <w:rsid w:val="000B3E04"/>
    <w:rsid w:val="000B4597"/>
    <w:rsid w:val="000B6319"/>
    <w:rsid w:val="000B770E"/>
    <w:rsid w:val="000B797B"/>
    <w:rsid w:val="000B7984"/>
    <w:rsid w:val="000C0037"/>
    <w:rsid w:val="000C048D"/>
    <w:rsid w:val="000C1C37"/>
    <w:rsid w:val="000C2277"/>
    <w:rsid w:val="000C282C"/>
    <w:rsid w:val="000C3BDC"/>
    <w:rsid w:val="000C4A4C"/>
    <w:rsid w:val="000C56A6"/>
    <w:rsid w:val="000C5D33"/>
    <w:rsid w:val="000C7260"/>
    <w:rsid w:val="000C72D4"/>
    <w:rsid w:val="000C7744"/>
    <w:rsid w:val="000C796A"/>
    <w:rsid w:val="000C7B71"/>
    <w:rsid w:val="000C7CF8"/>
    <w:rsid w:val="000C7FC4"/>
    <w:rsid w:val="000D1447"/>
    <w:rsid w:val="000D1B60"/>
    <w:rsid w:val="000D3164"/>
    <w:rsid w:val="000D36AE"/>
    <w:rsid w:val="000D3A8A"/>
    <w:rsid w:val="000D3D68"/>
    <w:rsid w:val="000D4302"/>
    <w:rsid w:val="000D4633"/>
    <w:rsid w:val="000D4CCC"/>
    <w:rsid w:val="000D57EC"/>
    <w:rsid w:val="000D5B87"/>
    <w:rsid w:val="000D5F06"/>
    <w:rsid w:val="000D5FB8"/>
    <w:rsid w:val="000D60C8"/>
    <w:rsid w:val="000D6F98"/>
    <w:rsid w:val="000D74E9"/>
    <w:rsid w:val="000E020D"/>
    <w:rsid w:val="000E16F4"/>
    <w:rsid w:val="000E22AD"/>
    <w:rsid w:val="000E32CA"/>
    <w:rsid w:val="000E36F4"/>
    <w:rsid w:val="000E3C68"/>
    <w:rsid w:val="000E62BF"/>
    <w:rsid w:val="000E6900"/>
    <w:rsid w:val="000E7E0B"/>
    <w:rsid w:val="000F0C0B"/>
    <w:rsid w:val="000F10A3"/>
    <w:rsid w:val="000F141B"/>
    <w:rsid w:val="000F23DE"/>
    <w:rsid w:val="000F243D"/>
    <w:rsid w:val="000F2743"/>
    <w:rsid w:val="00100958"/>
    <w:rsid w:val="00100CEB"/>
    <w:rsid w:val="00101307"/>
    <w:rsid w:val="0010157E"/>
    <w:rsid w:val="00101CC4"/>
    <w:rsid w:val="0010204E"/>
    <w:rsid w:val="0010300F"/>
    <w:rsid w:val="00104A64"/>
    <w:rsid w:val="00104CBF"/>
    <w:rsid w:val="001058CC"/>
    <w:rsid w:val="001078C6"/>
    <w:rsid w:val="00107AF9"/>
    <w:rsid w:val="00110232"/>
    <w:rsid w:val="00110AB7"/>
    <w:rsid w:val="00110D40"/>
    <w:rsid w:val="00111D36"/>
    <w:rsid w:val="00112817"/>
    <w:rsid w:val="00112BF5"/>
    <w:rsid w:val="00112E42"/>
    <w:rsid w:val="00113259"/>
    <w:rsid w:val="0011354E"/>
    <w:rsid w:val="00113DF8"/>
    <w:rsid w:val="001141B8"/>
    <w:rsid w:val="001141F6"/>
    <w:rsid w:val="00115588"/>
    <w:rsid w:val="00120F9A"/>
    <w:rsid w:val="00122967"/>
    <w:rsid w:val="001238A7"/>
    <w:rsid w:val="001238EB"/>
    <w:rsid w:val="001239BF"/>
    <w:rsid w:val="001244D5"/>
    <w:rsid w:val="0012498D"/>
    <w:rsid w:val="00125FB2"/>
    <w:rsid w:val="001263CA"/>
    <w:rsid w:val="001268EC"/>
    <w:rsid w:val="001274A2"/>
    <w:rsid w:val="0013059E"/>
    <w:rsid w:val="001308D7"/>
    <w:rsid w:val="001328CD"/>
    <w:rsid w:val="00132E95"/>
    <w:rsid w:val="00132F3B"/>
    <w:rsid w:val="00133633"/>
    <w:rsid w:val="00134034"/>
    <w:rsid w:val="00134737"/>
    <w:rsid w:val="00134875"/>
    <w:rsid w:val="00134916"/>
    <w:rsid w:val="00135341"/>
    <w:rsid w:val="0013535E"/>
    <w:rsid w:val="0013616D"/>
    <w:rsid w:val="00136963"/>
    <w:rsid w:val="0014019E"/>
    <w:rsid w:val="001402A5"/>
    <w:rsid w:val="0014112E"/>
    <w:rsid w:val="00142D79"/>
    <w:rsid w:val="0014301B"/>
    <w:rsid w:val="00145B3A"/>
    <w:rsid w:val="00145CEE"/>
    <w:rsid w:val="0014735A"/>
    <w:rsid w:val="001500A1"/>
    <w:rsid w:val="0015132B"/>
    <w:rsid w:val="00154C80"/>
    <w:rsid w:val="001553E8"/>
    <w:rsid w:val="00155E5D"/>
    <w:rsid w:val="001562BB"/>
    <w:rsid w:val="0015664F"/>
    <w:rsid w:val="00156BDC"/>
    <w:rsid w:val="00156D60"/>
    <w:rsid w:val="001572DE"/>
    <w:rsid w:val="0016096C"/>
    <w:rsid w:val="00160E5D"/>
    <w:rsid w:val="00161592"/>
    <w:rsid w:val="00161D60"/>
    <w:rsid w:val="001623EE"/>
    <w:rsid w:val="00163337"/>
    <w:rsid w:val="00163D32"/>
    <w:rsid w:val="00163E6B"/>
    <w:rsid w:val="001640D6"/>
    <w:rsid w:val="0016669C"/>
    <w:rsid w:val="0016739D"/>
    <w:rsid w:val="001679C2"/>
    <w:rsid w:val="00170F59"/>
    <w:rsid w:val="0017164A"/>
    <w:rsid w:val="00171B04"/>
    <w:rsid w:val="00173B1D"/>
    <w:rsid w:val="00175437"/>
    <w:rsid w:val="001768B5"/>
    <w:rsid w:val="00177ABE"/>
    <w:rsid w:val="001805E2"/>
    <w:rsid w:val="00180FA7"/>
    <w:rsid w:val="00181770"/>
    <w:rsid w:val="00184AB4"/>
    <w:rsid w:val="0018559D"/>
    <w:rsid w:val="00185FAD"/>
    <w:rsid w:val="001861D4"/>
    <w:rsid w:val="00186B54"/>
    <w:rsid w:val="00187E4B"/>
    <w:rsid w:val="00190912"/>
    <w:rsid w:val="00190B73"/>
    <w:rsid w:val="001918FF"/>
    <w:rsid w:val="00191E70"/>
    <w:rsid w:val="001930EE"/>
    <w:rsid w:val="001964B9"/>
    <w:rsid w:val="001A047C"/>
    <w:rsid w:val="001A38C4"/>
    <w:rsid w:val="001A4712"/>
    <w:rsid w:val="001A472A"/>
    <w:rsid w:val="001A5CE1"/>
    <w:rsid w:val="001A65A0"/>
    <w:rsid w:val="001A66F6"/>
    <w:rsid w:val="001A672D"/>
    <w:rsid w:val="001A6C03"/>
    <w:rsid w:val="001A76D3"/>
    <w:rsid w:val="001B03CE"/>
    <w:rsid w:val="001B0874"/>
    <w:rsid w:val="001B09F2"/>
    <w:rsid w:val="001B1D7A"/>
    <w:rsid w:val="001B2C6E"/>
    <w:rsid w:val="001B4744"/>
    <w:rsid w:val="001B4ED5"/>
    <w:rsid w:val="001B54BA"/>
    <w:rsid w:val="001B5620"/>
    <w:rsid w:val="001B78E7"/>
    <w:rsid w:val="001C0CB6"/>
    <w:rsid w:val="001C0CCA"/>
    <w:rsid w:val="001C186B"/>
    <w:rsid w:val="001C1DD3"/>
    <w:rsid w:val="001C2870"/>
    <w:rsid w:val="001C553C"/>
    <w:rsid w:val="001C5D7D"/>
    <w:rsid w:val="001D0469"/>
    <w:rsid w:val="001D11E5"/>
    <w:rsid w:val="001D2C62"/>
    <w:rsid w:val="001D32C8"/>
    <w:rsid w:val="001D34AE"/>
    <w:rsid w:val="001D4315"/>
    <w:rsid w:val="001D5152"/>
    <w:rsid w:val="001D5AB3"/>
    <w:rsid w:val="001D67AD"/>
    <w:rsid w:val="001E0F4B"/>
    <w:rsid w:val="001E11D4"/>
    <w:rsid w:val="001E1E3B"/>
    <w:rsid w:val="001E2EC3"/>
    <w:rsid w:val="001E3DFB"/>
    <w:rsid w:val="001E4E3D"/>
    <w:rsid w:val="001E5087"/>
    <w:rsid w:val="001E5305"/>
    <w:rsid w:val="001E57C6"/>
    <w:rsid w:val="001E6ED1"/>
    <w:rsid w:val="001E7188"/>
    <w:rsid w:val="001E7BAA"/>
    <w:rsid w:val="001E7F76"/>
    <w:rsid w:val="001E7F7C"/>
    <w:rsid w:val="001F0479"/>
    <w:rsid w:val="001F0E64"/>
    <w:rsid w:val="001F1DFE"/>
    <w:rsid w:val="001F266E"/>
    <w:rsid w:val="001F2A48"/>
    <w:rsid w:val="001F4199"/>
    <w:rsid w:val="001F4ACC"/>
    <w:rsid w:val="00200510"/>
    <w:rsid w:val="00200A99"/>
    <w:rsid w:val="0020131F"/>
    <w:rsid w:val="00201B47"/>
    <w:rsid w:val="002029AC"/>
    <w:rsid w:val="0020312E"/>
    <w:rsid w:val="00203623"/>
    <w:rsid w:val="00203764"/>
    <w:rsid w:val="00203B36"/>
    <w:rsid w:val="00204931"/>
    <w:rsid w:val="00204CFB"/>
    <w:rsid w:val="00205734"/>
    <w:rsid w:val="00207587"/>
    <w:rsid w:val="00210A73"/>
    <w:rsid w:val="002122BD"/>
    <w:rsid w:val="00212A0C"/>
    <w:rsid w:val="00212B72"/>
    <w:rsid w:val="00212EE1"/>
    <w:rsid w:val="00217DD9"/>
    <w:rsid w:val="00217E0E"/>
    <w:rsid w:val="00217F14"/>
    <w:rsid w:val="002200F9"/>
    <w:rsid w:val="00220775"/>
    <w:rsid w:val="002208C8"/>
    <w:rsid w:val="00221C05"/>
    <w:rsid w:val="00225DDB"/>
    <w:rsid w:val="0022796F"/>
    <w:rsid w:val="00227EAB"/>
    <w:rsid w:val="002301F9"/>
    <w:rsid w:val="0023099D"/>
    <w:rsid w:val="0023361F"/>
    <w:rsid w:val="00233EA2"/>
    <w:rsid w:val="00235DD2"/>
    <w:rsid w:val="00236569"/>
    <w:rsid w:val="00236A62"/>
    <w:rsid w:val="00237FF5"/>
    <w:rsid w:val="00243684"/>
    <w:rsid w:val="002441F5"/>
    <w:rsid w:val="00245949"/>
    <w:rsid w:val="00246E24"/>
    <w:rsid w:val="002477B0"/>
    <w:rsid w:val="002504D8"/>
    <w:rsid w:val="00251661"/>
    <w:rsid w:val="00251C77"/>
    <w:rsid w:val="00253B68"/>
    <w:rsid w:val="00253D93"/>
    <w:rsid w:val="00255023"/>
    <w:rsid w:val="00255BA7"/>
    <w:rsid w:val="00257B68"/>
    <w:rsid w:val="00257D9B"/>
    <w:rsid w:val="00260254"/>
    <w:rsid w:val="00260269"/>
    <w:rsid w:val="0026136F"/>
    <w:rsid w:val="00262142"/>
    <w:rsid w:val="002621F2"/>
    <w:rsid w:val="00262512"/>
    <w:rsid w:val="00265072"/>
    <w:rsid w:val="00265FD6"/>
    <w:rsid w:val="00270A81"/>
    <w:rsid w:val="00271093"/>
    <w:rsid w:val="00271108"/>
    <w:rsid w:val="00274D2B"/>
    <w:rsid w:val="00277788"/>
    <w:rsid w:val="00281105"/>
    <w:rsid w:val="00282568"/>
    <w:rsid w:val="00282797"/>
    <w:rsid w:val="0028494D"/>
    <w:rsid w:val="0028499F"/>
    <w:rsid w:val="00285EF7"/>
    <w:rsid w:val="00286D92"/>
    <w:rsid w:val="0028750B"/>
    <w:rsid w:val="00287645"/>
    <w:rsid w:val="00291380"/>
    <w:rsid w:val="002916DE"/>
    <w:rsid w:val="00291898"/>
    <w:rsid w:val="00292096"/>
    <w:rsid w:val="00292233"/>
    <w:rsid w:val="0029297A"/>
    <w:rsid w:val="00292E38"/>
    <w:rsid w:val="00295318"/>
    <w:rsid w:val="00295AF8"/>
    <w:rsid w:val="00296275"/>
    <w:rsid w:val="002A008B"/>
    <w:rsid w:val="002A0D8A"/>
    <w:rsid w:val="002A2168"/>
    <w:rsid w:val="002A23FA"/>
    <w:rsid w:val="002A2D4A"/>
    <w:rsid w:val="002A51F6"/>
    <w:rsid w:val="002A569D"/>
    <w:rsid w:val="002A61A2"/>
    <w:rsid w:val="002A6AAB"/>
    <w:rsid w:val="002A749A"/>
    <w:rsid w:val="002A7BAC"/>
    <w:rsid w:val="002A7FED"/>
    <w:rsid w:val="002B09C9"/>
    <w:rsid w:val="002B0B6C"/>
    <w:rsid w:val="002B25B9"/>
    <w:rsid w:val="002B3F9C"/>
    <w:rsid w:val="002B4A8C"/>
    <w:rsid w:val="002C0942"/>
    <w:rsid w:val="002C0CAF"/>
    <w:rsid w:val="002C36FE"/>
    <w:rsid w:val="002C4B09"/>
    <w:rsid w:val="002C6F80"/>
    <w:rsid w:val="002C781A"/>
    <w:rsid w:val="002C79C2"/>
    <w:rsid w:val="002D053A"/>
    <w:rsid w:val="002D0613"/>
    <w:rsid w:val="002D14CB"/>
    <w:rsid w:val="002D1A7F"/>
    <w:rsid w:val="002D1FE0"/>
    <w:rsid w:val="002D2085"/>
    <w:rsid w:val="002D2862"/>
    <w:rsid w:val="002D464E"/>
    <w:rsid w:val="002D4979"/>
    <w:rsid w:val="002D5245"/>
    <w:rsid w:val="002D5A4F"/>
    <w:rsid w:val="002D6302"/>
    <w:rsid w:val="002E0F7F"/>
    <w:rsid w:val="002E120E"/>
    <w:rsid w:val="002E153E"/>
    <w:rsid w:val="002E1919"/>
    <w:rsid w:val="002E2A5D"/>
    <w:rsid w:val="002E2D37"/>
    <w:rsid w:val="002E4893"/>
    <w:rsid w:val="002E56F3"/>
    <w:rsid w:val="002E62A4"/>
    <w:rsid w:val="002E7D50"/>
    <w:rsid w:val="002F04A7"/>
    <w:rsid w:val="002F161D"/>
    <w:rsid w:val="002F2164"/>
    <w:rsid w:val="002F2CF1"/>
    <w:rsid w:val="002F3195"/>
    <w:rsid w:val="002F3597"/>
    <w:rsid w:val="002F3C80"/>
    <w:rsid w:val="002F4EE2"/>
    <w:rsid w:val="002F4EEC"/>
    <w:rsid w:val="002F6692"/>
    <w:rsid w:val="002F69E6"/>
    <w:rsid w:val="002F6E9B"/>
    <w:rsid w:val="002F7C2A"/>
    <w:rsid w:val="00300681"/>
    <w:rsid w:val="00302AB2"/>
    <w:rsid w:val="00302C78"/>
    <w:rsid w:val="00303D5B"/>
    <w:rsid w:val="00303F67"/>
    <w:rsid w:val="0030416F"/>
    <w:rsid w:val="00304408"/>
    <w:rsid w:val="003055D1"/>
    <w:rsid w:val="00306901"/>
    <w:rsid w:val="003073B1"/>
    <w:rsid w:val="0031340C"/>
    <w:rsid w:val="003142BB"/>
    <w:rsid w:val="0031455A"/>
    <w:rsid w:val="003156F0"/>
    <w:rsid w:val="003164E5"/>
    <w:rsid w:val="00316B1D"/>
    <w:rsid w:val="003176D1"/>
    <w:rsid w:val="00317850"/>
    <w:rsid w:val="00317F26"/>
    <w:rsid w:val="00320705"/>
    <w:rsid w:val="00320931"/>
    <w:rsid w:val="003215F1"/>
    <w:rsid w:val="00323142"/>
    <w:rsid w:val="003231A6"/>
    <w:rsid w:val="0032457C"/>
    <w:rsid w:val="00325424"/>
    <w:rsid w:val="00325E7B"/>
    <w:rsid w:val="0032610C"/>
    <w:rsid w:val="00327600"/>
    <w:rsid w:val="00327A24"/>
    <w:rsid w:val="00327C30"/>
    <w:rsid w:val="0033025F"/>
    <w:rsid w:val="003311E9"/>
    <w:rsid w:val="00331D5D"/>
    <w:rsid w:val="00333488"/>
    <w:rsid w:val="0033374D"/>
    <w:rsid w:val="0033473E"/>
    <w:rsid w:val="00334803"/>
    <w:rsid w:val="003352B2"/>
    <w:rsid w:val="00335C87"/>
    <w:rsid w:val="0034131C"/>
    <w:rsid w:val="00341B90"/>
    <w:rsid w:val="00341ECC"/>
    <w:rsid w:val="00342172"/>
    <w:rsid w:val="0034268A"/>
    <w:rsid w:val="00343C15"/>
    <w:rsid w:val="003449C1"/>
    <w:rsid w:val="003453BC"/>
    <w:rsid w:val="0034585B"/>
    <w:rsid w:val="00345AC6"/>
    <w:rsid w:val="00346C8C"/>
    <w:rsid w:val="00347F3E"/>
    <w:rsid w:val="00350A8F"/>
    <w:rsid w:val="00350FEC"/>
    <w:rsid w:val="00351244"/>
    <w:rsid w:val="00351326"/>
    <w:rsid w:val="00351DF0"/>
    <w:rsid w:val="00352BB0"/>
    <w:rsid w:val="00353224"/>
    <w:rsid w:val="003538FF"/>
    <w:rsid w:val="00355A27"/>
    <w:rsid w:val="00355C08"/>
    <w:rsid w:val="00355E2F"/>
    <w:rsid w:val="00356872"/>
    <w:rsid w:val="0035762E"/>
    <w:rsid w:val="00361DD4"/>
    <w:rsid w:val="0036223E"/>
    <w:rsid w:val="003625C4"/>
    <w:rsid w:val="003628DD"/>
    <w:rsid w:val="003628E9"/>
    <w:rsid w:val="003629B7"/>
    <w:rsid w:val="00365375"/>
    <w:rsid w:val="00365B72"/>
    <w:rsid w:val="003702DD"/>
    <w:rsid w:val="00371EAA"/>
    <w:rsid w:val="003736BD"/>
    <w:rsid w:val="00373735"/>
    <w:rsid w:val="00373F6B"/>
    <w:rsid w:val="0037451C"/>
    <w:rsid w:val="00374B1A"/>
    <w:rsid w:val="00376B0D"/>
    <w:rsid w:val="00376F1C"/>
    <w:rsid w:val="003770F7"/>
    <w:rsid w:val="003801E6"/>
    <w:rsid w:val="00381A2F"/>
    <w:rsid w:val="00384879"/>
    <w:rsid w:val="003849F6"/>
    <w:rsid w:val="00386046"/>
    <w:rsid w:val="00386284"/>
    <w:rsid w:val="003867EA"/>
    <w:rsid w:val="0038776A"/>
    <w:rsid w:val="00387852"/>
    <w:rsid w:val="00392C4D"/>
    <w:rsid w:val="0039458A"/>
    <w:rsid w:val="00394D03"/>
    <w:rsid w:val="00395174"/>
    <w:rsid w:val="003967D6"/>
    <w:rsid w:val="0039759A"/>
    <w:rsid w:val="003A0D8D"/>
    <w:rsid w:val="003A154F"/>
    <w:rsid w:val="003A15B4"/>
    <w:rsid w:val="003A1E26"/>
    <w:rsid w:val="003A279E"/>
    <w:rsid w:val="003A28D6"/>
    <w:rsid w:val="003A36CE"/>
    <w:rsid w:val="003A5B75"/>
    <w:rsid w:val="003A6727"/>
    <w:rsid w:val="003A69B2"/>
    <w:rsid w:val="003A73A9"/>
    <w:rsid w:val="003B18F6"/>
    <w:rsid w:val="003B1EF3"/>
    <w:rsid w:val="003B2C3E"/>
    <w:rsid w:val="003B31E5"/>
    <w:rsid w:val="003B3284"/>
    <w:rsid w:val="003B3FEF"/>
    <w:rsid w:val="003B4130"/>
    <w:rsid w:val="003B4871"/>
    <w:rsid w:val="003B4889"/>
    <w:rsid w:val="003B4F24"/>
    <w:rsid w:val="003B5026"/>
    <w:rsid w:val="003B5360"/>
    <w:rsid w:val="003B67CB"/>
    <w:rsid w:val="003B6C7F"/>
    <w:rsid w:val="003B71B3"/>
    <w:rsid w:val="003B7589"/>
    <w:rsid w:val="003B7CA8"/>
    <w:rsid w:val="003C15A4"/>
    <w:rsid w:val="003C309E"/>
    <w:rsid w:val="003C330C"/>
    <w:rsid w:val="003C33FC"/>
    <w:rsid w:val="003C3653"/>
    <w:rsid w:val="003C49B9"/>
    <w:rsid w:val="003C582B"/>
    <w:rsid w:val="003C58B8"/>
    <w:rsid w:val="003C5C66"/>
    <w:rsid w:val="003C6631"/>
    <w:rsid w:val="003C7184"/>
    <w:rsid w:val="003C7A32"/>
    <w:rsid w:val="003D0844"/>
    <w:rsid w:val="003D0AAD"/>
    <w:rsid w:val="003D1401"/>
    <w:rsid w:val="003D3E2A"/>
    <w:rsid w:val="003D4D4C"/>
    <w:rsid w:val="003D51E4"/>
    <w:rsid w:val="003D68BF"/>
    <w:rsid w:val="003D6E20"/>
    <w:rsid w:val="003D6FC0"/>
    <w:rsid w:val="003D717A"/>
    <w:rsid w:val="003D7C8A"/>
    <w:rsid w:val="003D7D4D"/>
    <w:rsid w:val="003E02F8"/>
    <w:rsid w:val="003E07EE"/>
    <w:rsid w:val="003E195F"/>
    <w:rsid w:val="003E3423"/>
    <w:rsid w:val="003E401B"/>
    <w:rsid w:val="003E5B07"/>
    <w:rsid w:val="003E5CC7"/>
    <w:rsid w:val="003F05A1"/>
    <w:rsid w:val="003F20A4"/>
    <w:rsid w:val="003F23C0"/>
    <w:rsid w:val="003F4570"/>
    <w:rsid w:val="003F6617"/>
    <w:rsid w:val="003F6817"/>
    <w:rsid w:val="003F7792"/>
    <w:rsid w:val="004000ED"/>
    <w:rsid w:val="00400AE8"/>
    <w:rsid w:val="00401583"/>
    <w:rsid w:val="00401855"/>
    <w:rsid w:val="00401D19"/>
    <w:rsid w:val="004036FE"/>
    <w:rsid w:val="0040388B"/>
    <w:rsid w:val="00403DE1"/>
    <w:rsid w:val="00404506"/>
    <w:rsid w:val="004047E0"/>
    <w:rsid w:val="004070B7"/>
    <w:rsid w:val="004100AF"/>
    <w:rsid w:val="004100B3"/>
    <w:rsid w:val="0041361A"/>
    <w:rsid w:val="00414510"/>
    <w:rsid w:val="004148D4"/>
    <w:rsid w:val="004168BE"/>
    <w:rsid w:val="00417000"/>
    <w:rsid w:val="00417172"/>
    <w:rsid w:val="004178E9"/>
    <w:rsid w:val="00420D54"/>
    <w:rsid w:val="004219DC"/>
    <w:rsid w:val="0042274F"/>
    <w:rsid w:val="00422DC9"/>
    <w:rsid w:val="00422E37"/>
    <w:rsid w:val="00423179"/>
    <w:rsid w:val="00424364"/>
    <w:rsid w:val="00425114"/>
    <w:rsid w:val="00426D16"/>
    <w:rsid w:val="0042727B"/>
    <w:rsid w:val="00427DF0"/>
    <w:rsid w:val="00431EC9"/>
    <w:rsid w:val="00432BE7"/>
    <w:rsid w:val="0043418F"/>
    <w:rsid w:val="004353BD"/>
    <w:rsid w:val="004355B4"/>
    <w:rsid w:val="004355F5"/>
    <w:rsid w:val="00436B9D"/>
    <w:rsid w:val="00437FA6"/>
    <w:rsid w:val="004410B4"/>
    <w:rsid w:val="004422E5"/>
    <w:rsid w:val="00442815"/>
    <w:rsid w:val="0044318A"/>
    <w:rsid w:val="004436C9"/>
    <w:rsid w:val="0044393E"/>
    <w:rsid w:val="00444BCD"/>
    <w:rsid w:val="00446006"/>
    <w:rsid w:val="004469F1"/>
    <w:rsid w:val="00446D13"/>
    <w:rsid w:val="00446FE8"/>
    <w:rsid w:val="004502BC"/>
    <w:rsid w:val="00450515"/>
    <w:rsid w:val="00451209"/>
    <w:rsid w:val="004513E6"/>
    <w:rsid w:val="004525DD"/>
    <w:rsid w:val="00453515"/>
    <w:rsid w:val="00455458"/>
    <w:rsid w:val="00456A03"/>
    <w:rsid w:val="00456ADB"/>
    <w:rsid w:val="004615F7"/>
    <w:rsid w:val="00461B21"/>
    <w:rsid w:val="00462EA7"/>
    <w:rsid w:val="0046465B"/>
    <w:rsid w:val="00464B45"/>
    <w:rsid w:val="004652BE"/>
    <w:rsid w:val="00465B10"/>
    <w:rsid w:val="004708F3"/>
    <w:rsid w:val="00470AAB"/>
    <w:rsid w:val="00470D9B"/>
    <w:rsid w:val="00476BAF"/>
    <w:rsid w:val="004778EA"/>
    <w:rsid w:val="00477AC5"/>
    <w:rsid w:val="00477D03"/>
    <w:rsid w:val="00477D88"/>
    <w:rsid w:val="00480183"/>
    <w:rsid w:val="00481116"/>
    <w:rsid w:val="004814C4"/>
    <w:rsid w:val="004817CC"/>
    <w:rsid w:val="00482528"/>
    <w:rsid w:val="00483147"/>
    <w:rsid w:val="00484127"/>
    <w:rsid w:val="00484617"/>
    <w:rsid w:val="00484C2A"/>
    <w:rsid w:val="00484D13"/>
    <w:rsid w:val="0048534C"/>
    <w:rsid w:val="00487706"/>
    <w:rsid w:val="00487B60"/>
    <w:rsid w:val="004900F2"/>
    <w:rsid w:val="00490286"/>
    <w:rsid w:val="004915D7"/>
    <w:rsid w:val="00491BF2"/>
    <w:rsid w:val="00492284"/>
    <w:rsid w:val="004923FD"/>
    <w:rsid w:val="004930AD"/>
    <w:rsid w:val="0049396B"/>
    <w:rsid w:val="00493D42"/>
    <w:rsid w:val="00493DD6"/>
    <w:rsid w:val="00494A16"/>
    <w:rsid w:val="004976B7"/>
    <w:rsid w:val="00497A4B"/>
    <w:rsid w:val="00497DD5"/>
    <w:rsid w:val="004A0491"/>
    <w:rsid w:val="004A0999"/>
    <w:rsid w:val="004A12B0"/>
    <w:rsid w:val="004A35F8"/>
    <w:rsid w:val="004A4A44"/>
    <w:rsid w:val="004A69C0"/>
    <w:rsid w:val="004A7F64"/>
    <w:rsid w:val="004B077A"/>
    <w:rsid w:val="004B2899"/>
    <w:rsid w:val="004B496F"/>
    <w:rsid w:val="004B5315"/>
    <w:rsid w:val="004B638A"/>
    <w:rsid w:val="004B788D"/>
    <w:rsid w:val="004B78A4"/>
    <w:rsid w:val="004C0014"/>
    <w:rsid w:val="004C0280"/>
    <w:rsid w:val="004C0DA5"/>
    <w:rsid w:val="004C1623"/>
    <w:rsid w:val="004C2EE8"/>
    <w:rsid w:val="004C341E"/>
    <w:rsid w:val="004C4EBC"/>
    <w:rsid w:val="004C7358"/>
    <w:rsid w:val="004D0FBB"/>
    <w:rsid w:val="004D43A5"/>
    <w:rsid w:val="004D4A90"/>
    <w:rsid w:val="004D5859"/>
    <w:rsid w:val="004D5D37"/>
    <w:rsid w:val="004D5E1A"/>
    <w:rsid w:val="004D602C"/>
    <w:rsid w:val="004D6336"/>
    <w:rsid w:val="004D6EEA"/>
    <w:rsid w:val="004D6F0A"/>
    <w:rsid w:val="004D7BBB"/>
    <w:rsid w:val="004E06A1"/>
    <w:rsid w:val="004E074A"/>
    <w:rsid w:val="004E1A07"/>
    <w:rsid w:val="004E3084"/>
    <w:rsid w:val="004E3DF6"/>
    <w:rsid w:val="004E4C7F"/>
    <w:rsid w:val="004E618A"/>
    <w:rsid w:val="004E7C96"/>
    <w:rsid w:val="004F03CB"/>
    <w:rsid w:val="004F26F2"/>
    <w:rsid w:val="004F2898"/>
    <w:rsid w:val="004F328D"/>
    <w:rsid w:val="004F35DB"/>
    <w:rsid w:val="004F4235"/>
    <w:rsid w:val="004F44EE"/>
    <w:rsid w:val="004F50FC"/>
    <w:rsid w:val="004F5269"/>
    <w:rsid w:val="004F55CA"/>
    <w:rsid w:val="004F6E08"/>
    <w:rsid w:val="004F6F5A"/>
    <w:rsid w:val="004F7D2E"/>
    <w:rsid w:val="00500B1D"/>
    <w:rsid w:val="00503743"/>
    <w:rsid w:val="0050384A"/>
    <w:rsid w:val="00503C2B"/>
    <w:rsid w:val="00505AF3"/>
    <w:rsid w:val="005060F6"/>
    <w:rsid w:val="005101E7"/>
    <w:rsid w:val="0051108E"/>
    <w:rsid w:val="00513736"/>
    <w:rsid w:val="0051397F"/>
    <w:rsid w:val="00517CBB"/>
    <w:rsid w:val="0052061E"/>
    <w:rsid w:val="00520E47"/>
    <w:rsid w:val="00521202"/>
    <w:rsid w:val="00521B8E"/>
    <w:rsid w:val="00522147"/>
    <w:rsid w:val="005236B6"/>
    <w:rsid w:val="00525BCB"/>
    <w:rsid w:val="00526C75"/>
    <w:rsid w:val="00526E34"/>
    <w:rsid w:val="0052743D"/>
    <w:rsid w:val="005277DF"/>
    <w:rsid w:val="005315E8"/>
    <w:rsid w:val="00531AF7"/>
    <w:rsid w:val="00531FA5"/>
    <w:rsid w:val="00536952"/>
    <w:rsid w:val="00537859"/>
    <w:rsid w:val="00540AB3"/>
    <w:rsid w:val="00540DB9"/>
    <w:rsid w:val="00540DE5"/>
    <w:rsid w:val="00541A83"/>
    <w:rsid w:val="00542C60"/>
    <w:rsid w:val="00542EE5"/>
    <w:rsid w:val="00543C0F"/>
    <w:rsid w:val="00543E5B"/>
    <w:rsid w:val="00544034"/>
    <w:rsid w:val="00544BC0"/>
    <w:rsid w:val="0054568E"/>
    <w:rsid w:val="00546A06"/>
    <w:rsid w:val="0054723C"/>
    <w:rsid w:val="00547F9D"/>
    <w:rsid w:val="00550482"/>
    <w:rsid w:val="005514F4"/>
    <w:rsid w:val="00551B0E"/>
    <w:rsid w:val="00551E99"/>
    <w:rsid w:val="0055272B"/>
    <w:rsid w:val="00554676"/>
    <w:rsid w:val="005556B1"/>
    <w:rsid w:val="00556B2A"/>
    <w:rsid w:val="0055770D"/>
    <w:rsid w:val="00560010"/>
    <w:rsid w:val="005604D3"/>
    <w:rsid w:val="0056135F"/>
    <w:rsid w:val="00561383"/>
    <w:rsid w:val="005613FD"/>
    <w:rsid w:val="00562050"/>
    <w:rsid w:val="005623D8"/>
    <w:rsid w:val="0056333B"/>
    <w:rsid w:val="00563933"/>
    <w:rsid w:val="005639B4"/>
    <w:rsid w:val="005643F9"/>
    <w:rsid w:val="005662F4"/>
    <w:rsid w:val="005666F8"/>
    <w:rsid w:val="005707ED"/>
    <w:rsid w:val="00570CFD"/>
    <w:rsid w:val="005727F6"/>
    <w:rsid w:val="005742E6"/>
    <w:rsid w:val="0057492E"/>
    <w:rsid w:val="005775F8"/>
    <w:rsid w:val="00577699"/>
    <w:rsid w:val="00577E51"/>
    <w:rsid w:val="0058005F"/>
    <w:rsid w:val="005800F5"/>
    <w:rsid w:val="00580DE5"/>
    <w:rsid w:val="005810A1"/>
    <w:rsid w:val="0058207C"/>
    <w:rsid w:val="005822A5"/>
    <w:rsid w:val="00583235"/>
    <w:rsid w:val="00585468"/>
    <w:rsid w:val="00586F45"/>
    <w:rsid w:val="00587F68"/>
    <w:rsid w:val="0059166F"/>
    <w:rsid w:val="00593743"/>
    <w:rsid w:val="00594279"/>
    <w:rsid w:val="005A049C"/>
    <w:rsid w:val="005A0FE3"/>
    <w:rsid w:val="005A15BD"/>
    <w:rsid w:val="005A18C6"/>
    <w:rsid w:val="005A217F"/>
    <w:rsid w:val="005A2464"/>
    <w:rsid w:val="005A27A0"/>
    <w:rsid w:val="005A2C05"/>
    <w:rsid w:val="005A34EB"/>
    <w:rsid w:val="005A419F"/>
    <w:rsid w:val="005A6089"/>
    <w:rsid w:val="005A6154"/>
    <w:rsid w:val="005A66B5"/>
    <w:rsid w:val="005A7CD5"/>
    <w:rsid w:val="005B0938"/>
    <w:rsid w:val="005B0B58"/>
    <w:rsid w:val="005B2E6C"/>
    <w:rsid w:val="005B3A86"/>
    <w:rsid w:val="005B3FF8"/>
    <w:rsid w:val="005B4921"/>
    <w:rsid w:val="005B57C5"/>
    <w:rsid w:val="005B59CD"/>
    <w:rsid w:val="005B5D47"/>
    <w:rsid w:val="005B697C"/>
    <w:rsid w:val="005B6B70"/>
    <w:rsid w:val="005B7460"/>
    <w:rsid w:val="005C208D"/>
    <w:rsid w:val="005C21BA"/>
    <w:rsid w:val="005C2629"/>
    <w:rsid w:val="005C3925"/>
    <w:rsid w:val="005C5832"/>
    <w:rsid w:val="005C595E"/>
    <w:rsid w:val="005C5CF7"/>
    <w:rsid w:val="005C6511"/>
    <w:rsid w:val="005C6C9E"/>
    <w:rsid w:val="005C7733"/>
    <w:rsid w:val="005C77C9"/>
    <w:rsid w:val="005D1698"/>
    <w:rsid w:val="005D169B"/>
    <w:rsid w:val="005D1730"/>
    <w:rsid w:val="005D19F4"/>
    <w:rsid w:val="005D41D2"/>
    <w:rsid w:val="005D7324"/>
    <w:rsid w:val="005E0367"/>
    <w:rsid w:val="005E1FB3"/>
    <w:rsid w:val="005E2AB6"/>
    <w:rsid w:val="005E2C00"/>
    <w:rsid w:val="005E531B"/>
    <w:rsid w:val="005E541E"/>
    <w:rsid w:val="005E6320"/>
    <w:rsid w:val="005E639B"/>
    <w:rsid w:val="005E762E"/>
    <w:rsid w:val="005E7E06"/>
    <w:rsid w:val="005F0B06"/>
    <w:rsid w:val="005F1497"/>
    <w:rsid w:val="005F1AFB"/>
    <w:rsid w:val="005F2871"/>
    <w:rsid w:val="005F33DA"/>
    <w:rsid w:val="005F3C0F"/>
    <w:rsid w:val="005F3FF0"/>
    <w:rsid w:val="005F4D4A"/>
    <w:rsid w:val="005F5760"/>
    <w:rsid w:val="005F5B67"/>
    <w:rsid w:val="005F5EC3"/>
    <w:rsid w:val="005F5F04"/>
    <w:rsid w:val="005F5FFF"/>
    <w:rsid w:val="005F6220"/>
    <w:rsid w:val="005F68C3"/>
    <w:rsid w:val="005F74C1"/>
    <w:rsid w:val="0060307D"/>
    <w:rsid w:val="00603753"/>
    <w:rsid w:val="00603837"/>
    <w:rsid w:val="00603FB0"/>
    <w:rsid w:val="00604024"/>
    <w:rsid w:val="006045A3"/>
    <w:rsid w:val="00604763"/>
    <w:rsid w:val="006049B0"/>
    <w:rsid w:val="00604C25"/>
    <w:rsid w:val="006056F5"/>
    <w:rsid w:val="006069B9"/>
    <w:rsid w:val="00607C75"/>
    <w:rsid w:val="00607D32"/>
    <w:rsid w:val="00607F65"/>
    <w:rsid w:val="006116DE"/>
    <w:rsid w:val="006121B4"/>
    <w:rsid w:val="0061253C"/>
    <w:rsid w:val="00612E4F"/>
    <w:rsid w:val="00613958"/>
    <w:rsid w:val="006145D4"/>
    <w:rsid w:val="00614A8A"/>
    <w:rsid w:val="00615A2D"/>
    <w:rsid w:val="0061637D"/>
    <w:rsid w:val="00620C60"/>
    <w:rsid w:val="00621BCC"/>
    <w:rsid w:val="00623794"/>
    <w:rsid w:val="0062383F"/>
    <w:rsid w:val="006246B9"/>
    <w:rsid w:val="0062574E"/>
    <w:rsid w:val="0062787F"/>
    <w:rsid w:val="006279C6"/>
    <w:rsid w:val="00627BA8"/>
    <w:rsid w:val="00627F69"/>
    <w:rsid w:val="006309EB"/>
    <w:rsid w:val="00630E38"/>
    <w:rsid w:val="00631C12"/>
    <w:rsid w:val="00633143"/>
    <w:rsid w:val="00634A52"/>
    <w:rsid w:val="00634EDE"/>
    <w:rsid w:val="006362F3"/>
    <w:rsid w:val="00636B1A"/>
    <w:rsid w:val="00636EF1"/>
    <w:rsid w:val="006372B7"/>
    <w:rsid w:val="00637797"/>
    <w:rsid w:val="00643AB0"/>
    <w:rsid w:val="00644B25"/>
    <w:rsid w:val="00645190"/>
    <w:rsid w:val="006518A4"/>
    <w:rsid w:val="00651A49"/>
    <w:rsid w:val="00651DB7"/>
    <w:rsid w:val="00652B03"/>
    <w:rsid w:val="00652F43"/>
    <w:rsid w:val="0065374B"/>
    <w:rsid w:val="00653952"/>
    <w:rsid w:val="00653E46"/>
    <w:rsid w:val="00653E85"/>
    <w:rsid w:val="00654DB0"/>
    <w:rsid w:val="00654EB2"/>
    <w:rsid w:val="006554F6"/>
    <w:rsid w:val="00660ED3"/>
    <w:rsid w:val="006613F6"/>
    <w:rsid w:val="00661E2C"/>
    <w:rsid w:val="00663588"/>
    <w:rsid w:val="00663639"/>
    <w:rsid w:val="0066470D"/>
    <w:rsid w:val="00664760"/>
    <w:rsid w:val="0066495D"/>
    <w:rsid w:val="00664BD7"/>
    <w:rsid w:val="00665251"/>
    <w:rsid w:val="00666A10"/>
    <w:rsid w:val="00666ABB"/>
    <w:rsid w:val="00666C4C"/>
    <w:rsid w:val="00666CC5"/>
    <w:rsid w:val="006671E5"/>
    <w:rsid w:val="006673B8"/>
    <w:rsid w:val="00667539"/>
    <w:rsid w:val="00667C93"/>
    <w:rsid w:val="00672C30"/>
    <w:rsid w:val="006754A2"/>
    <w:rsid w:val="00676169"/>
    <w:rsid w:val="0067618D"/>
    <w:rsid w:val="00680619"/>
    <w:rsid w:val="00682515"/>
    <w:rsid w:val="0068327B"/>
    <w:rsid w:val="00684D17"/>
    <w:rsid w:val="00685052"/>
    <w:rsid w:val="006851B4"/>
    <w:rsid w:val="006855BC"/>
    <w:rsid w:val="006855D4"/>
    <w:rsid w:val="006879E9"/>
    <w:rsid w:val="00687DBA"/>
    <w:rsid w:val="00691DC1"/>
    <w:rsid w:val="006957A4"/>
    <w:rsid w:val="00696144"/>
    <w:rsid w:val="00697782"/>
    <w:rsid w:val="00697914"/>
    <w:rsid w:val="00697B3F"/>
    <w:rsid w:val="006A01BD"/>
    <w:rsid w:val="006A03E1"/>
    <w:rsid w:val="006A10B8"/>
    <w:rsid w:val="006A170F"/>
    <w:rsid w:val="006A18BA"/>
    <w:rsid w:val="006A1E46"/>
    <w:rsid w:val="006A2FC9"/>
    <w:rsid w:val="006A303F"/>
    <w:rsid w:val="006A3078"/>
    <w:rsid w:val="006A35F6"/>
    <w:rsid w:val="006A3952"/>
    <w:rsid w:val="006A3DE9"/>
    <w:rsid w:val="006A4BDD"/>
    <w:rsid w:val="006A4CE3"/>
    <w:rsid w:val="006A56A8"/>
    <w:rsid w:val="006A5724"/>
    <w:rsid w:val="006A704E"/>
    <w:rsid w:val="006A7167"/>
    <w:rsid w:val="006A774B"/>
    <w:rsid w:val="006A7AD5"/>
    <w:rsid w:val="006A7D83"/>
    <w:rsid w:val="006B0D90"/>
    <w:rsid w:val="006B4F8E"/>
    <w:rsid w:val="006B50B4"/>
    <w:rsid w:val="006B5F4C"/>
    <w:rsid w:val="006B64BB"/>
    <w:rsid w:val="006B786D"/>
    <w:rsid w:val="006C0916"/>
    <w:rsid w:val="006C16B5"/>
    <w:rsid w:val="006C1D9D"/>
    <w:rsid w:val="006C2875"/>
    <w:rsid w:val="006C46D9"/>
    <w:rsid w:val="006C47D9"/>
    <w:rsid w:val="006C4E34"/>
    <w:rsid w:val="006C57F9"/>
    <w:rsid w:val="006C5CAC"/>
    <w:rsid w:val="006D1602"/>
    <w:rsid w:val="006D2F6A"/>
    <w:rsid w:val="006D34DE"/>
    <w:rsid w:val="006D5822"/>
    <w:rsid w:val="006D6534"/>
    <w:rsid w:val="006D6808"/>
    <w:rsid w:val="006D6AE9"/>
    <w:rsid w:val="006D730A"/>
    <w:rsid w:val="006D744E"/>
    <w:rsid w:val="006E0658"/>
    <w:rsid w:val="006E2B7C"/>
    <w:rsid w:val="006E4044"/>
    <w:rsid w:val="006E4D40"/>
    <w:rsid w:val="006E4F68"/>
    <w:rsid w:val="006E5DE9"/>
    <w:rsid w:val="006E60B0"/>
    <w:rsid w:val="006E681F"/>
    <w:rsid w:val="006F0EB4"/>
    <w:rsid w:val="006F10AB"/>
    <w:rsid w:val="006F1E4D"/>
    <w:rsid w:val="006F278B"/>
    <w:rsid w:val="006F28E0"/>
    <w:rsid w:val="006F2A5A"/>
    <w:rsid w:val="006F468E"/>
    <w:rsid w:val="006F4F9E"/>
    <w:rsid w:val="006F71CB"/>
    <w:rsid w:val="006F799D"/>
    <w:rsid w:val="00700F34"/>
    <w:rsid w:val="00701EED"/>
    <w:rsid w:val="007035DC"/>
    <w:rsid w:val="00704F18"/>
    <w:rsid w:val="00705462"/>
    <w:rsid w:val="00705EEF"/>
    <w:rsid w:val="00705F33"/>
    <w:rsid w:val="00706003"/>
    <w:rsid w:val="0070626C"/>
    <w:rsid w:val="00706810"/>
    <w:rsid w:val="00706B46"/>
    <w:rsid w:val="0070715A"/>
    <w:rsid w:val="007072CD"/>
    <w:rsid w:val="007132FD"/>
    <w:rsid w:val="0071584B"/>
    <w:rsid w:val="00715FF2"/>
    <w:rsid w:val="00716439"/>
    <w:rsid w:val="0071696E"/>
    <w:rsid w:val="00716DAE"/>
    <w:rsid w:val="007178AB"/>
    <w:rsid w:val="007214D7"/>
    <w:rsid w:val="007220D7"/>
    <w:rsid w:val="007227E6"/>
    <w:rsid w:val="0072317B"/>
    <w:rsid w:val="00723E45"/>
    <w:rsid w:val="00725038"/>
    <w:rsid w:val="007254E2"/>
    <w:rsid w:val="0072678B"/>
    <w:rsid w:val="007303A9"/>
    <w:rsid w:val="007310C6"/>
    <w:rsid w:val="00731809"/>
    <w:rsid w:val="0073243A"/>
    <w:rsid w:val="00732F92"/>
    <w:rsid w:val="00733765"/>
    <w:rsid w:val="0073516D"/>
    <w:rsid w:val="00735D3F"/>
    <w:rsid w:val="0073649F"/>
    <w:rsid w:val="00737452"/>
    <w:rsid w:val="0073785A"/>
    <w:rsid w:val="00737B58"/>
    <w:rsid w:val="00740F0E"/>
    <w:rsid w:val="00741CAE"/>
    <w:rsid w:val="007433AD"/>
    <w:rsid w:val="007436AB"/>
    <w:rsid w:val="00746B23"/>
    <w:rsid w:val="007472D9"/>
    <w:rsid w:val="00752570"/>
    <w:rsid w:val="007547E5"/>
    <w:rsid w:val="00756045"/>
    <w:rsid w:val="00756AA3"/>
    <w:rsid w:val="00756BB8"/>
    <w:rsid w:val="00757AB3"/>
    <w:rsid w:val="007619AA"/>
    <w:rsid w:val="00762793"/>
    <w:rsid w:val="0076292D"/>
    <w:rsid w:val="00762A9C"/>
    <w:rsid w:val="00762F31"/>
    <w:rsid w:val="007639F0"/>
    <w:rsid w:val="00764674"/>
    <w:rsid w:val="0076486C"/>
    <w:rsid w:val="00765C68"/>
    <w:rsid w:val="007674D7"/>
    <w:rsid w:val="00770BEB"/>
    <w:rsid w:val="007715F7"/>
    <w:rsid w:val="00772575"/>
    <w:rsid w:val="00772598"/>
    <w:rsid w:val="00772B7A"/>
    <w:rsid w:val="007745FF"/>
    <w:rsid w:val="0078026E"/>
    <w:rsid w:val="00780C61"/>
    <w:rsid w:val="00782607"/>
    <w:rsid w:val="0078315C"/>
    <w:rsid w:val="00783582"/>
    <w:rsid w:val="00784B15"/>
    <w:rsid w:val="007858D3"/>
    <w:rsid w:val="0078640D"/>
    <w:rsid w:val="00787D42"/>
    <w:rsid w:val="00790B51"/>
    <w:rsid w:val="0079150F"/>
    <w:rsid w:val="0079157B"/>
    <w:rsid w:val="007920A7"/>
    <w:rsid w:val="00792436"/>
    <w:rsid w:val="00792510"/>
    <w:rsid w:val="007949F6"/>
    <w:rsid w:val="0079560F"/>
    <w:rsid w:val="00795AB7"/>
    <w:rsid w:val="007962D3"/>
    <w:rsid w:val="00797E96"/>
    <w:rsid w:val="007A0250"/>
    <w:rsid w:val="007A1C76"/>
    <w:rsid w:val="007A1D14"/>
    <w:rsid w:val="007A2D3E"/>
    <w:rsid w:val="007A5B37"/>
    <w:rsid w:val="007A5C5C"/>
    <w:rsid w:val="007A7312"/>
    <w:rsid w:val="007B009C"/>
    <w:rsid w:val="007B00EE"/>
    <w:rsid w:val="007B0269"/>
    <w:rsid w:val="007B0A3B"/>
    <w:rsid w:val="007B1338"/>
    <w:rsid w:val="007B424F"/>
    <w:rsid w:val="007B4B71"/>
    <w:rsid w:val="007B4E9E"/>
    <w:rsid w:val="007B528B"/>
    <w:rsid w:val="007B55A1"/>
    <w:rsid w:val="007B5D0B"/>
    <w:rsid w:val="007B6E5F"/>
    <w:rsid w:val="007B6F10"/>
    <w:rsid w:val="007C228A"/>
    <w:rsid w:val="007C2C4B"/>
    <w:rsid w:val="007C2FC6"/>
    <w:rsid w:val="007C43B7"/>
    <w:rsid w:val="007C5278"/>
    <w:rsid w:val="007C572E"/>
    <w:rsid w:val="007C6EAB"/>
    <w:rsid w:val="007C7523"/>
    <w:rsid w:val="007D0734"/>
    <w:rsid w:val="007D08E1"/>
    <w:rsid w:val="007D0A81"/>
    <w:rsid w:val="007D1341"/>
    <w:rsid w:val="007D2068"/>
    <w:rsid w:val="007D2959"/>
    <w:rsid w:val="007D3BBC"/>
    <w:rsid w:val="007D4F19"/>
    <w:rsid w:val="007D5566"/>
    <w:rsid w:val="007D57D9"/>
    <w:rsid w:val="007D587C"/>
    <w:rsid w:val="007D62DE"/>
    <w:rsid w:val="007D6BC2"/>
    <w:rsid w:val="007E09A3"/>
    <w:rsid w:val="007E4218"/>
    <w:rsid w:val="007E531A"/>
    <w:rsid w:val="007E604A"/>
    <w:rsid w:val="007E6150"/>
    <w:rsid w:val="007E6359"/>
    <w:rsid w:val="007E7EBB"/>
    <w:rsid w:val="007F0CCE"/>
    <w:rsid w:val="007F1187"/>
    <w:rsid w:val="007F11A5"/>
    <w:rsid w:val="007F199B"/>
    <w:rsid w:val="007F31E5"/>
    <w:rsid w:val="007F3587"/>
    <w:rsid w:val="007F3752"/>
    <w:rsid w:val="007F386A"/>
    <w:rsid w:val="007F3A4F"/>
    <w:rsid w:val="007F41A7"/>
    <w:rsid w:val="007F4CA2"/>
    <w:rsid w:val="007F52BD"/>
    <w:rsid w:val="007F52F2"/>
    <w:rsid w:val="007F5B3A"/>
    <w:rsid w:val="007F64E7"/>
    <w:rsid w:val="007F7576"/>
    <w:rsid w:val="00800447"/>
    <w:rsid w:val="00801548"/>
    <w:rsid w:val="00801FEC"/>
    <w:rsid w:val="008021AC"/>
    <w:rsid w:val="00803247"/>
    <w:rsid w:val="00803576"/>
    <w:rsid w:val="008039AD"/>
    <w:rsid w:val="00804EE4"/>
    <w:rsid w:val="00805E9A"/>
    <w:rsid w:val="0080682A"/>
    <w:rsid w:val="0080789A"/>
    <w:rsid w:val="0081052B"/>
    <w:rsid w:val="0081159C"/>
    <w:rsid w:val="008117C2"/>
    <w:rsid w:val="008131A5"/>
    <w:rsid w:val="00813996"/>
    <w:rsid w:val="00814AD5"/>
    <w:rsid w:val="00821133"/>
    <w:rsid w:val="0082120C"/>
    <w:rsid w:val="0082157E"/>
    <w:rsid w:val="00821D98"/>
    <w:rsid w:val="00822E41"/>
    <w:rsid w:val="00823E9E"/>
    <w:rsid w:val="00824185"/>
    <w:rsid w:val="0082473B"/>
    <w:rsid w:val="00824AFD"/>
    <w:rsid w:val="00825454"/>
    <w:rsid w:val="00825B3E"/>
    <w:rsid w:val="00825CC0"/>
    <w:rsid w:val="00826546"/>
    <w:rsid w:val="00827E7D"/>
    <w:rsid w:val="0083009A"/>
    <w:rsid w:val="008304BB"/>
    <w:rsid w:val="0083238F"/>
    <w:rsid w:val="00834D5A"/>
    <w:rsid w:val="00836D70"/>
    <w:rsid w:val="0083751C"/>
    <w:rsid w:val="008404EC"/>
    <w:rsid w:val="00841586"/>
    <w:rsid w:val="00842864"/>
    <w:rsid w:val="0084321E"/>
    <w:rsid w:val="008432EB"/>
    <w:rsid w:val="00844572"/>
    <w:rsid w:val="00844BC9"/>
    <w:rsid w:val="00845117"/>
    <w:rsid w:val="0084522E"/>
    <w:rsid w:val="008461E6"/>
    <w:rsid w:val="00847D19"/>
    <w:rsid w:val="008502C6"/>
    <w:rsid w:val="008506E1"/>
    <w:rsid w:val="0085116B"/>
    <w:rsid w:val="00852976"/>
    <w:rsid w:val="00854DAE"/>
    <w:rsid w:val="0085502F"/>
    <w:rsid w:val="008551AA"/>
    <w:rsid w:val="00855258"/>
    <w:rsid w:val="00856DD9"/>
    <w:rsid w:val="0085711C"/>
    <w:rsid w:val="008573CE"/>
    <w:rsid w:val="008603A2"/>
    <w:rsid w:val="0086044C"/>
    <w:rsid w:val="008617F1"/>
    <w:rsid w:val="00861CAB"/>
    <w:rsid w:val="00861F88"/>
    <w:rsid w:val="00862087"/>
    <w:rsid w:val="008639FE"/>
    <w:rsid w:val="00864559"/>
    <w:rsid w:val="008652DD"/>
    <w:rsid w:val="00865BBE"/>
    <w:rsid w:val="00866766"/>
    <w:rsid w:val="00866802"/>
    <w:rsid w:val="00867A6A"/>
    <w:rsid w:val="00870548"/>
    <w:rsid w:val="00870E33"/>
    <w:rsid w:val="0087107A"/>
    <w:rsid w:val="00871CBD"/>
    <w:rsid w:val="00871F6D"/>
    <w:rsid w:val="00873122"/>
    <w:rsid w:val="008732B0"/>
    <w:rsid w:val="0087363E"/>
    <w:rsid w:val="00873A24"/>
    <w:rsid w:val="0087521F"/>
    <w:rsid w:val="00875749"/>
    <w:rsid w:val="00876D0D"/>
    <w:rsid w:val="008809D3"/>
    <w:rsid w:val="00880E81"/>
    <w:rsid w:val="00881652"/>
    <w:rsid w:val="00881E2E"/>
    <w:rsid w:val="0088225D"/>
    <w:rsid w:val="008823CE"/>
    <w:rsid w:val="00882909"/>
    <w:rsid w:val="00883711"/>
    <w:rsid w:val="008850CF"/>
    <w:rsid w:val="008853D3"/>
    <w:rsid w:val="00886F80"/>
    <w:rsid w:val="00887B70"/>
    <w:rsid w:val="008907CC"/>
    <w:rsid w:val="00890A90"/>
    <w:rsid w:val="00891E59"/>
    <w:rsid w:val="00892210"/>
    <w:rsid w:val="0089291E"/>
    <w:rsid w:val="00892F77"/>
    <w:rsid w:val="008935BC"/>
    <w:rsid w:val="008941B2"/>
    <w:rsid w:val="00894EE1"/>
    <w:rsid w:val="00895231"/>
    <w:rsid w:val="00895CEA"/>
    <w:rsid w:val="00896179"/>
    <w:rsid w:val="008A0CCF"/>
    <w:rsid w:val="008A12AE"/>
    <w:rsid w:val="008A195D"/>
    <w:rsid w:val="008A2B43"/>
    <w:rsid w:val="008A3FFB"/>
    <w:rsid w:val="008A4571"/>
    <w:rsid w:val="008A4D1B"/>
    <w:rsid w:val="008A547E"/>
    <w:rsid w:val="008A6398"/>
    <w:rsid w:val="008B0A1E"/>
    <w:rsid w:val="008B0A21"/>
    <w:rsid w:val="008B16D7"/>
    <w:rsid w:val="008B190A"/>
    <w:rsid w:val="008B344E"/>
    <w:rsid w:val="008B34CB"/>
    <w:rsid w:val="008B3864"/>
    <w:rsid w:val="008B4821"/>
    <w:rsid w:val="008B51C7"/>
    <w:rsid w:val="008B525F"/>
    <w:rsid w:val="008B570B"/>
    <w:rsid w:val="008B676E"/>
    <w:rsid w:val="008B6D62"/>
    <w:rsid w:val="008B7D43"/>
    <w:rsid w:val="008C02BE"/>
    <w:rsid w:val="008C0812"/>
    <w:rsid w:val="008C0C94"/>
    <w:rsid w:val="008C1AE0"/>
    <w:rsid w:val="008C1B8A"/>
    <w:rsid w:val="008C2060"/>
    <w:rsid w:val="008C24D3"/>
    <w:rsid w:val="008C287F"/>
    <w:rsid w:val="008C28C9"/>
    <w:rsid w:val="008C2C47"/>
    <w:rsid w:val="008C403C"/>
    <w:rsid w:val="008C42DA"/>
    <w:rsid w:val="008C437D"/>
    <w:rsid w:val="008C4A01"/>
    <w:rsid w:val="008C5359"/>
    <w:rsid w:val="008C567A"/>
    <w:rsid w:val="008C6021"/>
    <w:rsid w:val="008C6640"/>
    <w:rsid w:val="008C6839"/>
    <w:rsid w:val="008D2288"/>
    <w:rsid w:val="008D4F9B"/>
    <w:rsid w:val="008D66A1"/>
    <w:rsid w:val="008E1C05"/>
    <w:rsid w:val="008E33DC"/>
    <w:rsid w:val="008E382D"/>
    <w:rsid w:val="008E5840"/>
    <w:rsid w:val="008E5C83"/>
    <w:rsid w:val="008E61C0"/>
    <w:rsid w:val="008F050A"/>
    <w:rsid w:val="008F131F"/>
    <w:rsid w:val="008F178C"/>
    <w:rsid w:val="008F36DB"/>
    <w:rsid w:val="008F394B"/>
    <w:rsid w:val="008F512F"/>
    <w:rsid w:val="008F5504"/>
    <w:rsid w:val="008F5AFB"/>
    <w:rsid w:val="008F6FE6"/>
    <w:rsid w:val="008F7EAB"/>
    <w:rsid w:val="009000B6"/>
    <w:rsid w:val="00900C23"/>
    <w:rsid w:val="009016A7"/>
    <w:rsid w:val="0090278D"/>
    <w:rsid w:val="00902CAE"/>
    <w:rsid w:val="00903EDC"/>
    <w:rsid w:val="0090404C"/>
    <w:rsid w:val="0090469B"/>
    <w:rsid w:val="00904C25"/>
    <w:rsid w:val="00906299"/>
    <w:rsid w:val="00906D1E"/>
    <w:rsid w:val="00907CF1"/>
    <w:rsid w:val="00911480"/>
    <w:rsid w:val="00911E60"/>
    <w:rsid w:val="009126A0"/>
    <w:rsid w:val="00913093"/>
    <w:rsid w:val="00914574"/>
    <w:rsid w:val="00915DC4"/>
    <w:rsid w:val="009171F8"/>
    <w:rsid w:val="009205DB"/>
    <w:rsid w:val="00920B0C"/>
    <w:rsid w:val="00920B10"/>
    <w:rsid w:val="0092145D"/>
    <w:rsid w:val="0092331F"/>
    <w:rsid w:val="0092562A"/>
    <w:rsid w:val="00925E8E"/>
    <w:rsid w:val="00926052"/>
    <w:rsid w:val="00926EBC"/>
    <w:rsid w:val="00926F5C"/>
    <w:rsid w:val="009303C2"/>
    <w:rsid w:val="00931EBA"/>
    <w:rsid w:val="009330D6"/>
    <w:rsid w:val="00933A7D"/>
    <w:rsid w:val="0093422F"/>
    <w:rsid w:val="00934387"/>
    <w:rsid w:val="00935275"/>
    <w:rsid w:val="009357EA"/>
    <w:rsid w:val="00935C0F"/>
    <w:rsid w:val="00937AEB"/>
    <w:rsid w:val="00941347"/>
    <w:rsid w:val="00941B72"/>
    <w:rsid w:val="00941FE0"/>
    <w:rsid w:val="009471FF"/>
    <w:rsid w:val="00947C3A"/>
    <w:rsid w:val="0095183C"/>
    <w:rsid w:val="0095249A"/>
    <w:rsid w:val="00953D6B"/>
    <w:rsid w:val="009540E7"/>
    <w:rsid w:val="00954505"/>
    <w:rsid w:val="009559B9"/>
    <w:rsid w:val="00955EBD"/>
    <w:rsid w:val="00956246"/>
    <w:rsid w:val="0095674A"/>
    <w:rsid w:val="00956867"/>
    <w:rsid w:val="009579C2"/>
    <w:rsid w:val="00957DA6"/>
    <w:rsid w:val="00960297"/>
    <w:rsid w:val="00960A97"/>
    <w:rsid w:val="00960E72"/>
    <w:rsid w:val="00961A14"/>
    <w:rsid w:val="00962D49"/>
    <w:rsid w:val="00963E9C"/>
    <w:rsid w:val="00964E87"/>
    <w:rsid w:val="00964E9C"/>
    <w:rsid w:val="009655DD"/>
    <w:rsid w:val="00965EF6"/>
    <w:rsid w:val="009665A2"/>
    <w:rsid w:val="009674D0"/>
    <w:rsid w:val="00967C7B"/>
    <w:rsid w:val="009700E8"/>
    <w:rsid w:val="0097066D"/>
    <w:rsid w:val="009713B2"/>
    <w:rsid w:val="00972109"/>
    <w:rsid w:val="00972356"/>
    <w:rsid w:val="009724B0"/>
    <w:rsid w:val="009728F8"/>
    <w:rsid w:val="0097291F"/>
    <w:rsid w:val="00972958"/>
    <w:rsid w:val="0097359E"/>
    <w:rsid w:val="00973939"/>
    <w:rsid w:val="0097453E"/>
    <w:rsid w:val="00975454"/>
    <w:rsid w:val="00975B6C"/>
    <w:rsid w:val="00975BF1"/>
    <w:rsid w:val="00975CE7"/>
    <w:rsid w:val="00976818"/>
    <w:rsid w:val="00977FD7"/>
    <w:rsid w:val="0098041A"/>
    <w:rsid w:val="00980E1F"/>
    <w:rsid w:val="009826FA"/>
    <w:rsid w:val="00982AEF"/>
    <w:rsid w:val="00982B6E"/>
    <w:rsid w:val="0098361C"/>
    <w:rsid w:val="009839B0"/>
    <w:rsid w:val="009848A8"/>
    <w:rsid w:val="00986F48"/>
    <w:rsid w:val="00987414"/>
    <w:rsid w:val="00990242"/>
    <w:rsid w:val="00990449"/>
    <w:rsid w:val="00991D2B"/>
    <w:rsid w:val="009926F8"/>
    <w:rsid w:val="009936F4"/>
    <w:rsid w:val="00993B20"/>
    <w:rsid w:val="00994505"/>
    <w:rsid w:val="00994700"/>
    <w:rsid w:val="00996165"/>
    <w:rsid w:val="00996EBD"/>
    <w:rsid w:val="009A065E"/>
    <w:rsid w:val="009A0A74"/>
    <w:rsid w:val="009A1082"/>
    <w:rsid w:val="009A10CE"/>
    <w:rsid w:val="009A349A"/>
    <w:rsid w:val="009A3DCF"/>
    <w:rsid w:val="009A4722"/>
    <w:rsid w:val="009A4A85"/>
    <w:rsid w:val="009A51A5"/>
    <w:rsid w:val="009A5EFC"/>
    <w:rsid w:val="009A7FBC"/>
    <w:rsid w:val="009B0D0D"/>
    <w:rsid w:val="009B12F3"/>
    <w:rsid w:val="009B3C46"/>
    <w:rsid w:val="009B48A7"/>
    <w:rsid w:val="009B5B4F"/>
    <w:rsid w:val="009B6435"/>
    <w:rsid w:val="009C0BA4"/>
    <w:rsid w:val="009C0E8B"/>
    <w:rsid w:val="009C26B3"/>
    <w:rsid w:val="009C31A6"/>
    <w:rsid w:val="009C41AD"/>
    <w:rsid w:val="009C4F05"/>
    <w:rsid w:val="009C561C"/>
    <w:rsid w:val="009C6408"/>
    <w:rsid w:val="009C77C8"/>
    <w:rsid w:val="009D00DC"/>
    <w:rsid w:val="009D01E2"/>
    <w:rsid w:val="009D0A71"/>
    <w:rsid w:val="009D0C6F"/>
    <w:rsid w:val="009D34D2"/>
    <w:rsid w:val="009D4031"/>
    <w:rsid w:val="009D51A9"/>
    <w:rsid w:val="009D58F9"/>
    <w:rsid w:val="009D6104"/>
    <w:rsid w:val="009D7FBD"/>
    <w:rsid w:val="009E0401"/>
    <w:rsid w:val="009E1E21"/>
    <w:rsid w:val="009E1E28"/>
    <w:rsid w:val="009E2D4C"/>
    <w:rsid w:val="009E51B0"/>
    <w:rsid w:val="009E5567"/>
    <w:rsid w:val="009E570F"/>
    <w:rsid w:val="009E5F7C"/>
    <w:rsid w:val="009E7BD5"/>
    <w:rsid w:val="009F0774"/>
    <w:rsid w:val="009F08A2"/>
    <w:rsid w:val="009F1BC7"/>
    <w:rsid w:val="009F21DB"/>
    <w:rsid w:val="009F38CF"/>
    <w:rsid w:val="009F5E19"/>
    <w:rsid w:val="009F69DF"/>
    <w:rsid w:val="009F6C0F"/>
    <w:rsid w:val="009F71AE"/>
    <w:rsid w:val="009F72F1"/>
    <w:rsid w:val="009F7964"/>
    <w:rsid w:val="009F7978"/>
    <w:rsid w:val="009F7B67"/>
    <w:rsid w:val="009F7D48"/>
    <w:rsid w:val="00A00E16"/>
    <w:rsid w:val="00A017D3"/>
    <w:rsid w:val="00A01BBA"/>
    <w:rsid w:val="00A02A54"/>
    <w:rsid w:val="00A04A7C"/>
    <w:rsid w:val="00A05ECF"/>
    <w:rsid w:val="00A061C1"/>
    <w:rsid w:val="00A06B46"/>
    <w:rsid w:val="00A06E91"/>
    <w:rsid w:val="00A07474"/>
    <w:rsid w:val="00A07EE0"/>
    <w:rsid w:val="00A1013E"/>
    <w:rsid w:val="00A10C2F"/>
    <w:rsid w:val="00A11F35"/>
    <w:rsid w:val="00A12797"/>
    <w:rsid w:val="00A129B9"/>
    <w:rsid w:val="00A12A65"/>
    <w:rsid w:val="00A12F35"/>
    <w:rsid w:val="00A15A95"/>
    <w:rsid w:val="00A15F65"/>
    <w:rsid w:val="00A1733B"/>
    <w:rsid w:val="00A201E7"/>
    <w:rsid w:val="00A21048"/>
    <w:rsid w:val="00A25126"/>
    <w:rsid w:val="00A25167"/>
    <w:rsid w:val="00A26353"/>
    <w:rsid w:val="00A2732B"/>
    <w:rsid w:val="00A27CF7"/>
    <w:rsid w:val="00A30C38"/>
    <w:rsid w:val="00A30E7C"/>
    <w:rsid w:val="00A31491"/>
    <w:rsid w:val="00A316C3"/>
    <w:rsid w:val="00A31BB9"/>
    <w:rsid w:val="00A31D98"/>
    <w:rsid w:val="00A3498C"/>
    <w:rsid w:val="00A35AC2"/>
    <w:rsid w:val="00A372DA"/>
    <w:rsid w:val="00A377FE"/>
    <w:rsid w:val="00A403F7"/>
    <w:rsid w:val="00A41B82"/>
    <w:rsid w:val="00A43353"/>
    <w:rsid w:val="00A4392B"/>
    <w:rsid w:val="00A43C8B"/>
    <w:rsid w:val="00A440FE"/>
    <w:rsid w:val="00A44FD5"/>
    <w:rsid w:val="00A44FE1"/>
    <w:rsid w:val="00A4566D"/>
    <w:rsid w:val="00A458F8"/>
    <w:rsid w:val="00A461CC"/>
    <w:rsid w:val="00A4665F"/>
    <w:rsid w:val="00A46AB6"/>
    <w:rsid w:val="00A46C3D"/>
    <w:rsid w:val="00A47023"/>
    <w:rsid w:val="00A47B45"/>
    <w:rsid w:val="00A50384"/>
    <w:rsid w:val="00A512E1"/>
    <w:rsid w:val="00A51C32"/>
    <w:rsid w:val="00A52156"/>
    <w:rsid w:val="00A5343A"/>
    <w:rsid w:val="00A54495"/>
    <w:rsid w:val="00A54A24"/>
    <w:rsid w:val="00A54E3C"/>
    <w:rsid w:val="00A569A0"/>
    <w:rsid w:val="00A56AFC"/>
    <w:rsid w:val="00A602DF"/>
    <w:rsid w:val="00A60560"/>
    <w:rsid w:val="00A60C8A"/>
    <w:rsid w:val="00A619E1"/>
    <w:rsid w:val="00A61B1F"/>
    <w:rsid w:val="00A61B32"/>
    <w:rsid w:val="00A64E90"/>
    <w:rsid w:val="00A65E98"/>
    <w:rsid w:val="00A665E3"/>
    <w:rsid w:val="00A6744C"/>
    <w:rsid w:val="00A6788A"/>
    <w:rsid w:val="00A70F1A"/>
    <w:rsid w:val="00A71025"/>
    <w:rsid w:val="00A73091"/>
    <w:rsid w:val="00A73364"/>
    <w:rsid w:val="00A74C05"/>
    <w:rsid w:val="00A74D35"/>
    <w:rsid w:val="00A777A8"/>
    <w:rsid w:val="00A80B48"/>
    <w:rsid w:val="00A819F3"/>
    <w:rsid w:val="00A81BB5"/>
    <w:rsid w:val="00A83C99"/>
    <w:rsid w:val="00A8533B"/>
    <w:rsid w:val="00A85C42"/>
    <w:rsid w:val="00A865AE"/>
    <w:rsid w:val="00A867A0"/>
    <w:rsid w:val="00A86C72"/>
    <w:rsid w:val="00A86EB1"/>
    <w:rsid w:val="00A87BAA"/>
    <w:rsid w:val="00A87D22"/>
    <w:rsid w:val="00A87EFB"/>
    <w:rsid w:val="00A90034"/>
    <w:rsid w:val="00A927D2"/>
    <w:rsid w:val="00A9364A"/>
    <w:rsid w:val="00A93C3B"/>
    <w:rsid w:val="00A94A7D"/>
    <w:rsid w:val="00A94F04"/>
    <w:rsid w:val="00A95D57"/>
    <w:rsid w:val="00A978EA"/>
    <w:rsid w:val="00AA01D1"/>
    <w:rsid w:val="00AA02BA"/>
    <w:rsid w:val="00AA06D2"/>
    <w:rsid w:val="00AA17A2"/>
    <w:rsid w:val="00AA18F6"/>
    <w:rsid w:val="00AA25BB"/>
    <w:rsid w:val="00AA281D"/>
    <w:rsid w:val="00AA2886"/>
    <w:rsid w:val="00AA3982"/>
    <w:rsid w:val="00AA4134"/>
    <w:rsid w:val="00AA602A"/>
    <w:rsid w:val="00AA673F"/>
    <w:rsid w:val="00AA79B5"/>
    <w:rsid w:val="00AA7BC3"/>
    <w:rsid w:val="00AA7E22"/>
    <w:rsid w:val="00AB07BC"/>
    <w:rsid w:val="00AB0A8A"/>
    <w:rsid w:val="00AB4608"/>
    <w:rsid w:val="00AB4B9A"/>
    <w:rsid w:val="00AB4CDE"/>
    <w:rsid w:val="00AB66BD"/>
    <w:rsid w:val="00AB6A17"/>
    <w:rsid w:val="00AB6A51"/>
    <w:rsid w:val="00AC0D03"/>
    <w:rsid w:val="00AC0E81"/>
    <w:rsid w:val="00AC292A"/>
    <w:rsid w:val="00AC3E24"/>
    <w:rsid w:val="00AC4E70"/>
    <w:rsid w:val="00AC72BF"/>
    <w:rsid w:val="00AC7D41"/>
    <w:rsid w:val="00AD0ACC"/>
    <w:rsid w:val="00AD3C11"/>
    <w:rsid w:val="00AD40DA"/>
    <w:rsid w:val="00AD55A2"/>
    <w:rsid w:val="00AE0085"/>
    <w:rsid w:val="00AE1AF0"/>
    <w:rsid w:val="00AE2336"/>
    <w:rsid w:val="00AE5BBD"/>
    <w:rsid w:val="00AE64EC"/>
    <w:rsid w:val="00AE6824"/>
    <w:rsid w:val="00AF0E31"/>
    <w:rsid w:val="00AF1FEC"/>
    <w:rsid w:val="00AF2DF4"/>
    <w:rsid w:val="00AF3176"/>
    <w:rsid w:val="00AF335A"/>
    <w:rsid w:val="00AF35C9"/>
    <w:rsid w:val="00AF3C16"/>
    <w:rsid w:val="00AF3F73"/>
    <w:rsid w:val="00AF46D9"/>
    <w:rsid w:val="00AF4914"/>
    <w:rsid w:val="00AF4BC5"/>
    <w:rsid w:val="00AF6818"/>
    <w:rsid w:val="00AF6A76"/>
    <w:rsid w:val="00AF6DF9"/>
    <w:rsid w:val="00B00E60"/>
    <w:rsid w:val="00B039A3"/>
    <w:rsid w:val="00B047AC"/>
    <w:rsid w:val="00B05A86"/>
    <w:rsid w:val="00B07FF6"/>
    <w:rsid w:val="00B10247"/>
    <w:rsid w:val="00B1068B"/>
    <w:rsid w:val="00B10747"/>
    <w:rsid w:val="00B1079D"/>
    <w:rsid w:val="00B10AD6"/>
    <w:rsid w:val="00B110E7"/>
    <w:rsid w:val="00B1110C"/>
    <w:rsid w:val="00B11B6C"/>
    <w:rsid w:val="00B11E10"/>
    <w:rsid w:val="00B12297"/>
    <w:rsid w:val="00B12C36"/>
    <w:rsid w:val="00B12C65"/>
    <w:rsid w:val="00B13300"/>
    <w:rsid w:val="00B14BA9"/>
    <w:rsid w:val="00B14F67"/>
    <w:rsid w:val="00B150BB"/>
    <w:rsid w:val="00B1747D"/>
    <w:rsid w:val="00B2030E"/>
    <w:rsid w:val="00B2067B"/>
    <w:rsid w:val="00B2281B"/>
    <w:rsid w:val="00B2586C"/>
    <w:rsid w:val="00B26955"/>
    <w:rsid w:val="00B26F42"/>
    <w:rsid w:val="00B30167"/>
    <w:rsid w:val="00B33B9B"/>
    <w:rsid w:val="00B363F6"/>
    <w:rsid w:val="00B36BCD"/>
    <w:rsid w:val="00B3732E"/>
    <w:rsid w:val="00B40500"/>
    <w:rsid w:val="00B40E25"/>
    <w:rsid w:val="00B41598"/>
    <w:rsid w:val="00B4244D"/>
    <w:rsid w:val="00B4362D"/>
    <w:rsid w:val="00B43B7E"/>
    <w:rsid w:val="00B43C7F"/>
    <w:rsid w:val="00B443B3"/>
    <w:rsid w:val="00B4523D"/>
    <w:rsid w:val="00B455DB"/>
    <w:rsid w:val="00B4617B"/>
    <w:rsid w:val="00B511BF"/>
    <w:rsid w:val="00B52656"/>
    <w:rsid w:val="00B52A1B"/>
    <w:rsid w:val="00B52A98"/>
    <w:rsid w:val="00B52CD7"/>
    <w:rsid w:val="00B532FF"/>
    <w:rsid w:val="00B53D41"/>
    <w:rsid w:val="00B544FA"/>
    <w:rsid w:val="00B5594E"/>
    <w:rsid w:val="00B57005"/>
    <w:rsid w:val="00B571DC"/>
    <w:rsid w:val="00B57B9C"/>
    <w:rsid w:val="00B57C45"/>
    <w:rsid w:val="00B6056D"/>
    <w:rsid w:val="00B609F5"/>
    <w:rsid w:val="00B60C1F"/>
    <w:rsid w:val="00B612A0"/>
    <w:rsid w:val="00B61B3B"/>
    <w:rsid w:val="00B62864"/>
    <w:rsid w:val="00B62CBB"/>
    <w:rsid w:val="00B62DDA"/>
    <w:rsid w:val="00B64C41"/>
    <w:rsid w:val="00B66432"/>
    <w:rsid w:val="00B70FEB"/>
    <w:rsid w:val="00B71EF4"/>
    <w:rsid w:val="00B71F62"/>
    <w:rsid w:val="00B72C5B"/>
    <w:rsid w:val="00B73A7E"/>
    <w:rsid w:val="00B75421"/>
    <w:rsid w:val="00B75FA4"/>
    <w:rsid w:val="00B75FCC"/>
    <w:rsid w:val="00B81199"/>
    <w:rsid w:val="00B82347"/>
    <w:rsid w:val="00B84602"/>
    <w:rsid w:val="00B84DCC"/>
    <w:rsid w:val="00B85163"/>
    <w:rsid w:val="00B86603"/>
    <w:rsid w:val="00B86FA9"/>
    <w:rsid w:val="00B875F1"/>
    <w:rsid w:val="00B879EF"/>
    <w:rsid w:val="00B87B71"/>
    <w:rsid w:val="00B9014C"/>
    <w:rsid w:val="00B910F4"/>
    <w:rsid w:val="00B91B12"/>
    <w:rsid w:val="00B925B4"/>
    <w:rsid w:val="00B928B6"/>
    <w:rsid w:val="00B94F9F"/>
    <w:rsid w:val="00B95DFD"/>
    <w:rsid w:val="00B97CD5"/>
    <w:rsid w:val="00BA2C82"/>
    <w:rsid w:val="00BA4476"/>
    <w:rsid w:val="00BA4AF5"/>
    <w:rsid w:val="00BA4FB5"/>
    <w:rsid w:val="00BA6379"/>
    <w:rsid w:val="00BA7524"/>
    <w:rsid w:val="00BA7C02"/>
    <w:rsid w:val="00BB0FC5"/>
    <w:rsid w:val="00BB1FF5"/>
    <w:rsid w:val="00BB34EF"/>
    <w:rsid w:val="00BB4086"/>
    <w:rsid w:val="00BB41A1"/>
    <w:rsid w:val="00BB4237"/>
    <w:rsid w:val="00BB4E80"/>
    <w:rsid w:val="00BB5CC7"/>
    <w:rsid w:val="00BB6B7D"/>
    <w:rsid w:val="00BC1ED8"/>
    <w:rsid w:val="00BC2187"/>
    <w:rsid w:val="00BC2374"/>
    <w:rsid w:val="00BC23D0"/>
    <w:rsid w:val="00BC2A45"/>
    <w:rsid w:val="00BC32A7"/>
    <w:rsid w:val="00BC421D"/>
    <w:rsid w:val="00BC699B"/>
    <w:rsid w:val="00BC71F0"/>
    <w:rsid w:val="00BC7558"/>
    <w:rsid w:val="00BC76E4"/>
    <w:rsid w:val="00BD0504"/>
    <w:rsid w:val="00BD1AE7"/>
    <w:rsid w:val="00BD1FF1"/>
    <w:rsid w:val="00BD24DE"/>
    <w:rsid w:val="00BD2A96"/>
    <w:rsid w:val="00BD2B22"/>
    <w:rsid w:val="00BD39B8"/>
    <w:rsid w:val="00BD3FB3"/>
    <w:rsid w:val="00BD5EF2"/>
    <w:rsid w:val="00BD692D"/>
    <w:rsid w:val="00BD6BA5"/>
    <w:rsid w:val="00BD734A"/>
    <w:rsid w:val="00BD796F"/>
    <w:rsid w:val="00BE13AA"/>
    <w:rsid w:val="00BE192B"/>
    <w:rsid w:val="00BE1A42"/>
    <w:rsid w:val="00BE1BFB"/>
    <w:rsid w:val="00BE2140"/>
    <w:rsid w:val="00BE2196"/>
    <w:rsid w:val="00BE27E0"/>
    <w:rsid w:val="00BE67DD"/>
    <w:rsid w:val="00BE7593"/>
    <w:rsid w:val="00BF00EA"/>
    <w:rsid w:val="00BF11EB"/>
    <w:rsid w:val="00BF1AA8"/>
    <w:rsid w:val="00BF4818"/>
    <w:rsid w:val="00BF5420"/>
    <w:rsid w:val="00BF6BDD"/>
    <w:rsid w:val="00BF7CF8"/>
    <w:rsid w:val="00C02F68"/>
    <w:rsid w:val="00C0331B"/>
    <w:rsid w:val="00C038DC"/>
    <w:rsid w:val="00C051BB"/>
    <w:rsid w:val="00C05D50"/>
    <w:rsid w:val="00C07CDE"/>
    <w:rsid w:val="00C07E5D"/>
    <w:rsid w:val="00C1275F"/>
    <w:rsid w:val="00C130E4"/>
    <w:rsid w:val="00C1313E"/>
    <w:rsid w:val="00C13408"/>
    <w:rsid w:val="00C1390C"/>
    <w:rsid w:val="00C1561B"/>
    <w:rsid w:val="00C156BA"/>
    <w:rsid w:val="00C15771"/>
    <w:rsid w:val="00C1582E"/>
    <w:rsid w:val="00C15D86"/>
    <w:rsid w:val="00C16CD9"/>
    <w:rsid w:val="00C17CB4"/>
    <w:rsid w:val="00C17D26"/>
    <w:rsid w:val="00C21C95"/>
    <w:rsid w:val="00C22A07"/>
    <w:rsid w:val="00C24840"/>
    <w:rsid w:val="00C270B4"/>
    <w:rsid w:val="00C3038E"/>
    <w:rsid w:val="00C30821"/>
    <w:rsid w:val="00C30E73"/>
    <w:rsid w:val="00C31858"/>
    <w:rsid w:val="00C31FF7"/>
    <w:rsid w:val="00C3200B"/>
    <w:rsid w:val="00C32F4C"/>
    <w:rsid w:val="00C33081"/>
    <w:rsid w:val="00C33B11"/>
    <w:rsid w:val="00C356D9"/>
    <w:rsid w:val="00C35859"/>
    <w:rsid w:val="00C361BF"/>
    <w:rsid w:val="00C36381"/>
    <w:rsid w:val="00C36397"/>
    <w:rsid w:val="00C36443"/>
    <w:rsid w:val="00C368BD"/>
    <w:rsid w:val="00C36B75"/>
    <w:rsid w:val="00C37030"/>
    <w:rsid w:val="00C373D0"/>
    <w:rsid w:val="00C37450"/>
    <w:rsid w:val="00C43960"/>
    <w:rsid w:val="00C439E0"/>
    <w:rsid w:val="00C44240"/>
    <w:rsid w:val="00C44D8F"/>
    <w:rsid w:val="00C4683A"/>
    <w:rsid w:val="00C46910"/>
    <w:rsid w:val="00C47355"/>
    <w:rsid w:val="00C47BCA"/>
    <w:rsid w:val="00C500D4"/>
    <w:rsid w:val="00C50170"/>
    <w:rsid w:val="00C51809"/>
    <w:rsid w:val="00C53DF9"/>
    <w:rsid w:val="00C5427E"/>
    <w:rsid w:val="00C54A46"/>
    <w:rsid w:val="00C5618A"/>
    <w:rsid w:val="00C57B24"/>
    <w:rsid w:val="00C602BA"/>
    <w:rsid w:val="00C613FE"/>
    <w:rsid w:val="00C61960"/>
    <w:rsid w:val="00C622C9"/>
    <w:rsid w:val="00C62FC4"/>
    <w:rsid w:val="00C63448"/>
    <w:rsid w:val="00C63A33"/>
    <w:rsid w:val="00C63E94"/>
    <w:rsid w:val="00C6594B"/>
    <w:rsid w:val="00C668AC"/>
    <w:rsid w:val="00C70F5A"/>
    <w:rsid w:val="00C72B52"/>
    <w:rsid w:val="00C73E64"/>
    <w:rsid w:val="00C746F4"/>
    <w:rsid w:val="00C7581C"/>
    <w:rsid w:val="00C76236"/>
    <w:rsid w:val="00C76D71"/>
    <w:rsid w:val="00C779E3"/>
    <w:rsid w:val="00C80F53"/>
    <w:rsid w:val="00C83980"/>
    <w:rsid w:val="00C83D9B"/>
    <w:rsid w:val="00C84495"/>
    <w:rsid w:val="00C851BC"/>
    <w:rsid w:val="00C8526D"/>
    <w:rsid w:val="00C85B12"/>
    <w:rsid w:val="00C902B2"/>
    <w:rsid w:val="00C90501"/>
    <w:rsid w:val="00C911D2"/>
    <w:rsid w:val="00C91838"/>
    <w:rsid w:val="00C91DE8"/>
    <w:rsid w:val="00C93872"/>
    <w:rsid w:val="00C949B0"/>
    <w:rsid w:val="00C952D7"/>
    <w:rsid w:val="00C954E5"/>
    <w:rsid w:val="00C96432"/>
    <w:rsid w:val="00C9739C"/>
    <w:rsid w:val="00C97734"/>
    <w:rsid w:val="00CA040B"/>
    <w:rsid w:val="00CA0950"/>
    <w:rsid w:val="00CA1609"/>
    <w:rsid w:val="00CA2AAC"/>
    <w:rsid w:val="00CA3DCA"/>
    <w:rsid w:val="00CA3FF5"/>
    <w:rsid w:val="00CA532A"/>
    <w:rsid w:val="00CA6B4D"/>
    <w:rsid w:val="00CA7E42"/>
    <w:rsid w:val="00CB17B3"/>
    <w:rsid w:val="00CB2B01"/>
    <w:rsid w:val="00CB4189"/>
    <w:rsid w:val="00CB47E1"/>
    <w:rsid w:val="00CB5B6D"/>
    <w:rsid w:val="00CB666C"/>
    <w:rsid w:val="00CB733E"/>
    <w:rsid w:val="00CB7601"/>
    <w:rsid w:val="00CB7FB0"/>
    <w:rsid w:val="00CC132A"/>
    <w:rsid w:val="00CC1360"/>
    <w:rsid w:val="00CC1CBB"/>
    <w:rsid w:val="00CC2574"/>
    <w:rsid w:val="00CC2950"/>
    <w:rsid w:val="00CC32E1"/>
    <w:rsid w:val="00CC3F39"/>
    <w:rsid w:val="00CC4642"/>
    <w:rsid w:val="00CC5158"/>
    <w:rsid w:val="00CC5659"/>
    <w:rsid w:val="00CC5D93"/>
    <w:rsid w:val="00CC6240"/>
    <w:rsid w:val="00CC671E"/>
    <w:rsid w:val="00CD0AC3"/>
    <w:rsid w:val="00CD2791"/>
    <w:rsid w:val="00CD3A17"/>
    <w:rsid w:val="00CD40E7"/>
    <w:rsid w:val="00CD5949"/>
    <w:rsid w:val="00CD6E7F"/>
    <w:rsid w:val="00CD7F49"/>
    <w:rsid w:val="00CE2E7B"/>
    <w:rsid w:val="00CE4204"/>
    <w:rsid w:val="00CE60CF"/>
    <w:rsid w:val="00CE77FB"/>
    <w:rsid w:val="00CF19CE"/>
    <w:rsid w:val="00CF226D"/>
    <w:rsid w:val="00CF2A68"/>
    <w:rsid w:val="00CF2B53"/>
    <w:rsid w:val="00CF4AC0"/>
    <w:rsid w:val="00CF54FC"/>
    <w:rsid w:val="00CF6CED"/>
    <w:rsid w:val="00D01A19"/>
    <w:rsid w:val="00D02062"/>
    <w:rsid w:val="00D02265"/>
    <w:rsid w:val="00D02A49"/>
    <w:rsid w:val="00D03359"/>
    <w:rsid w:val="00D0356A"/>
    <w:rsid w:val="00D03DB8"/>
    <w:rsid w:val="00D03F5A"/>
    <w:rsid w:val="00D04FCF"/>
    <w:rsid w:val="00D0640C"/>
    <w:rsid w:val="00D06C5D"/>
    <w:rsid w:val="00D10000"/>
    <w:rsid w:val="00D10399"/>
    <w:rsid w:val="00D105DC"/>
    <w:rsid w:val="00D1146E"/>
    <w:rsid w:val="00D11A9D"/>
    <w:rsid w:val="00D12E82"/>
    <w:rsid w:val="00D13112"/>
    <w:rsid w:val="00D139A3"/>
    <w:rsid w:val="00D13EB6"/>
    <w:rsid w:val="00D149E2"/>
    <w:rsid w:val="00D15237"/>
    <w:rsid w:val="00D15566"/>
    <w:rsid w:val="00D15644"/>
    <w:rsid w:val="00D2098E"/>
    <w:rsid w:val="00D209E6"/>
    <w:rsid w:val="00D2131C"/>
    <w:rsid w:val="00D22384"/>
    <w:rsid w:val="00D22691"/>
    <w:rsid w:val="00D228E9"/>
    <w:rsid w:val="00D256E0"/>
    <w:rsid w:val="00D26431"/>
    <w:rsid w:val="00D27E27"/>
    <w:rsid w:val="00D30E2C"/>
    <w:rsid w:val="00D3102F"/>
    <w:rsid w:val="00D3180D"/>
    <w:rsid w:val="00D32350"/>
    <w:rsid w:val="00D328B9"/>
    <w:rsid w:val="00D32CFF"/>
    <w:rsid w:val="00D34EFD"/>
    <w:rsid w:val="00D35207"/>
    <w:rsid w:val="00D36060"/>
    <w:rsid w:val="00D36789"/>
    <w:rsid w:val="00D412F9"/>
    <w:rsid w:val="00D424AF"/>
    <w:rsid w:val="00D42935"/>
    <w:rsid w:val="00D43A43"/>
    <w:rsid w:val="00D43EF9"/>
    <w:rsid w:val="00D4430F"/>
    <w:rsid w:val="00D446AB"/>
    <w:rsid w:val="00D44EF7"/>
    <w:rsid w:val="00D45F9A"/>
    <w:rsid w:val="00D47628"/>
    <w:rsid w:val="00D4763C"/>
    <w:rsid w:val="00D5127B"/>
    <w:rsid w:val="00D5245F"/>
    <w:rsid w:val="00D54357"/>
    <w:rsid w:val="00D554DA"/>
    <w:rsid w:val="00D56224"/>
    <w:rsid w:val="00D5628F"/>
    <w:rsid w:val="00D5673A"/>
    <w:rsid w:val="00D57E6B"/>
    <w:rsid w:val="00D60C0F"/>
    <w:rsid w:val="00D60E6E"/>
    <w:rsid w:val="00D62C2C"/>
    <w:rsid w:val="00D62D81"/>
    <w:rsid w:val="00D63427"/>
    <w:rsid w:val="00D65EB0"/>
    <w:rsid w:val="00D6750C"/>
    <w:rsid w:val="00D70141"/>
    <w:rsid w:val="00D71550"/>
    <w:rsid w:val="00D7189C"/>
    <w:rsid w:val="00D72CF3"/>
    <w:rsid w:val="00D734D3"/>
    <w:rsid w:val="00D73CCD"/>
    <w:rsid w:val="00D74690"/>
    <w:rsid w:val="00D75DF5"/>
    <w:rsid w:val="00D76DF8"/>
    <w:rsid w:val="00D80484"/>
    <w:rsid w:val="00D81652"/>
    <w:rsid w:val="00D81CEF"/>
    <w:rsid w:val="00D81D03"/>
    <w:rsid w:val="00D84CF6"/>
    <w:rsid w:val="00D84E3C"/>
    <w:rsid w:val="00D8505C"/>
    <w:rsid w:val="00D8506E"/>
    <w:rsid w:val="00D852C6"/>
    <w:rsid w:val="00D85E05"/>
    <w:rsid w:val="00D85F4D"/>
    <w:rsid w:val="00D864A8"/>
    <w:rsid w:val="00D87297"/>
    <w:rsid w:val="00D87353"/>
    <w:rsid w:val="00D87A5E"/>
    <w:rsid w:val="00D90C8F"/>
    <w:rsid w:val="00D91853"/>
    <w:rsid w:val="00D93060"/>
    <w:rsid w:val="00D939F8"/>
    <w:rsid w:val="00D945C6"/>
    <w:rsid w:val="00D9498D"/>
    <w:rsid w:val="00D96CBC"/>
    <w:rsid w:val="00D975A0"/>
    <w:rsid w:val="00DA1869"/>
    <w:rsid w:val="00DA1892"/>
    <w:rsid w:val="00DA27A9"/>
    <w:rsid w:val="00DA365E"/>
    <w:rsid w:val="00DA4931"/>
    <w:rsid w:val="00DA494C"/>
    <w:rsid w:val="00DA4FC7"/>
    <w:rsid w:val="00DA5418"/>
    <w:rsid w:val="00DA5592"/>
    <w:rsid w:val="00DA593E"/>
    <w:rsid w:val="00DA756C"/>
    <w:rsid w:val="00DB08D7"/>
    <w:rsid w:val="00DB129E"/>
    <w:rsid w:val="00DB2627"/>
    <w:rsid w:val="00DB2AB4"/>
    <w:rsid w:val="00DB351A"/>
    <w:rsid w:val="00DB669B"/>
    <w:rsid w:val="00DB6F0E"/>
    <w:rsid w:val="00DC225C"/>
    <w:rsid w:val="00DC28CE"/>
    <w:rsid w:val="00DC45CF"/>
    <w:rsid w:val="00DC533A"/>
    <w:rsid w:val="00DC60E2"/>
    <w:rsid w:val="00DC63A8"/>
    <w:rsid w:val="00DC7855"/>
    <w:rsid w:val="00DD0EAD"/>
    <w:rsid w:val="00DD17BF"/>
    <w:rsid w:val="00DD2143"/>
    <w:rsid w:val="00DD2CFA"/>
    <w:rsid w:val="00DD32A5"/>
    <w:rsid w:val="00DD3E1D"/>
    <w:rsid w:val="00DD4795"/>
    <w:rsid w:val="00DD4EEB"/>
    <w:rsid w:val="00DD51B1"/>
    <w:rsid w:val="00DD586D"/>
    <w:rsid w:val="00DD6CBD"/>
    <w:rsid w:val="00DD73A2"/>
    <w:rsid w:val="00DE09AB"/>
    <w:rsid w:val="00DE2588"/>
    <w:rsid w:val="00DE2BD0"/>
    <w:rsid w:val="00DE2E29"/>
    <w:rsid w:val="00DE31C8"/>
    <w:rsid w:val="00DE4B29"/>
    <w:rsid w:val="00DE534F"/>
    <w:rsid w:val="00DE543C"/>
    <w:rsid w:val="00DE55D0"/>
    <w:rsid w:val="00DF0621"/>
    <w:rsid w:val="00DF0AF4"/>
    <w:rsid w:val="00DF3C44"/>
    <w:rsid w:val="00DF4F60"/>
    <w:rsid w:val="00DF541F"/>
    <w:rsid w:val="00DF547D"/>
    <w:rsid w:val="00DF5E52"/>
    <w:rsid w:val="00DF603E"/>
    <w:rsid w:val="00DF67CD"/>
    <w:rsid w:val="00DF76A6"/>
    <w:rsid w:val="00DF7920"/>
    <w:rsid w:val="00E00D58"/>
    <w:rsid w:val="00E01810"/>
    <w:rsid w:val="00E03043"/>
    <w:rsid w:val="00E05CDC"/>
    <w:rsid w:val="00E116E3"/>
    <w:rsid w:val="00E123E1"/>
    <w:rsid w:val="00E12F4C"/>
    <w:rsid w:val="00E12F54"/>
    <w:rsid w:val="00E13402"/>
    <w:rsid w:val="00E136CC"/>
    <w:rsid w:val="00E13E70"/>
    <w:rsid w:val="00E141C5"/>
    <w:rsid w:val="00E15807"/>
    <w:rsid w:val="00E17130"/>
    <w:rsid w:val="00E208F6"/>
    <w:rsid w:val="00E2185C"/>
    <w:rsid w:val="00E219D2"/>
    <w:rsid w:val="00E22343"/>
    <w:rsid w:val="00E228DF"/>
    <w:rsid w:val="00E263DB"/>
    <w:rsid w:val="00E26874"/>
    <w:rsid w:val="00E2724B"/>
    <w:rsid w:val="00E31D5D"/>
    <w:rsid w:val="00E321CF"/>
    <w:rsid w:val="00E3240B"/>
    <w:rsid w:val="00E324DE"/>
    <w:rsid w:val="00E32833"/>
    <w:rsid w:val="00E32ED0"/>
    <w:rsid w:val="00E33575"/>
    <w:rsid w:val="00E35701"/>
    <w:rsid w:val="00E375E6"/>
    <w:rsid w:val="00E37A43"/>
    <w:rsid w:val="00E4162E"/>
    <w:rsid w:val="00E43440"/>
    <w:rsid w:val="00E43A76"/>
    <w:rsid w:val="00E43C9A"/>
    <w:rsid w:val="00E442CC"/>
    <w:rsid w:val="00E444EB"/>
    <w:rsid w:val="00E44782"/>
    <w:rsid w:val="00E45002"/>
    <w:rsid w:val="00E457AC"/>
    <w:rsid w:val="00E4646A"/>
    <w:rsid w:val="00E5191F"/>
    <w:rsid w:val="00E5198F"/>
    <w:rsid w:val="00E522EF"/>
    <w:rsid w:val="00E52B29"/>
    <w:rsid w:val="00E55837"/>
    <w:rsid w:val="00E56176"/>
    <w:rsid w:val="00E56FD5"/>
    <w:rsid w:val="00E57B79"/>
    <w:rsid w:val="00E64C2B"/>
    <w:rsid w:val="00E652FD"/>
    <w:rsid w:val="00E65700"/>
    <w:rsid w:val="00E65FB2"/>
    <w:rsid w:val="00E66315"/>
    <w:rsid w:val="00E66CE0"/>
    <w:rsid w:val="00E7017E"/>
    <w:rsid w:val="00E7151D"/>
    <w:rsid w:val="00E725E2"/>
    <w:rsid w:val="00E7276B"/>
    <w:rsid w:val="00E73351"/>
    <w:rsid w:val="00E74AF1"/>
    <w:rsid w:val="00E74D00"/>
    <w:rsid w:val="00E76221"/>
    <w:rsid w:val="00E7682E"/>
    <w:rsid w:val="00E776B1"/>
    <w:rsid w:val="00E77D3C"/>
    <w:rsid w:val="00E802FC"/>
    <w:rsid w:val="00E80433"/>
    <w:rsid w:val="00E83159"/>
    <w:rsid w:val="00E83B6B"/>
    <w:rsid w:val="00E84E15"/>
    <w:rsid w:val="00E84E3A"/>
    <w:rsid w:val="00E852F8"/>
    <w:rsid w:val="00E85C65"/>
    <w:rsid w:val="00E85CD2"/>
    <w:rsid w:val="00E868FC"/>
    <w:rsid w:val="00E86B38"/>
    <w:rsid w:val="00E87075"/>
    <w:rsid w:val="00E90166"/>
    <w:rsid w:val="00E901B4"/>
    <w:rsid w:val="00E92A6C"/>
    <w:rsid w:val="00E93BC4"/>
    <w:rsid w:val="00E94272"/>
    <w:rsid w:val="00E94B04"/>
    <w:rsid w:val="00E95695"/>
    <w:rsid w:val="00E95808"/>
    <w:rsid w:val="00E95B2C"/>
    <w:rsid w:val="00E96308"/>
    <w:rsid w:val="00E9635F"/>
    <w:rsid w:val="00E96EE7"/>
    <w:rsid w:val="00E96FF9"/>
    <w:rsid w:val="00E975DB"/>
    <w:rsid w:val="00EA0E72"/>
    <w:rsid w:val="00EA18B6"/>
    <w:rsid w:val="00EA27FA"/>
    <w:rsid w:val="00EA2FCB"/>
    <w:rsid w:val="00EA30B9"/>
    <w:rsid w:val="00EA3257"/>
    <w:rsid w:val="00EA3D81"/>
    <w:rsid w:val="00EA427C"/>
    <w:rsid w:val="00EA55AA"/>
    <w:rsid w:val="00EA5E43"/>
    <w:rsid w:val="00EA6198"/>
    <w:rsid w:val="00EA6C72"/>
    <w:rsid w:val="00EA74DF"/>
    <w:rsid w:val="00EA7997"/>
    <w:rsid w:val="00EA7B3D"/>
    <w:rsid w:val="00EB0281"/>
    <w:rsid w:val="00EB0D5D"/>
    <w:rsid w:val="00EB1C76"/>
    <w:rsid w:val="00EB3961"/>
    <w:rsid w:val="00EB430C"/>
    <w:rsid w:val="00EB47BC"/>
    <w:rsid w:val="00EB4AB4"/>
    <w:rsid w:val="00EB4ACE"/>
    <w:rsid w:val="00EB6471"/>
    <w:rsid w:val="00EC130E"/>
    <w:rsid w:val="00EC1858"/>
    <w:rsid w:val="00EC2E67"/>
    <w:rsid w:val="00EC333A"/>
    <w:rsid w:val="00EC582B"/>
    <w:rsid w:val="00EC6F4A"/>
    <w:rsid w:val="00EC771D"/>
    <w:rsid w:val="00EC7ABE"/>
    <w:rsid w:val="00ED1385"/>
    <w:rsid w:val="00ED254B"/>
    <w:rsid w:val="00ED33ED"/>
    <w:rsid w:val="00ED3C7A"/>
    <w:rsid w:val="00ED3F0F"/>
    <w:rsid w:val="00ED6F43"/>
    <w:rsid w:val="00EE014C"/>
    <w:rsid w:val="00EE02BB"/>
    <w:rsid w:val="00EE0407"/>
    <w:rsid w:val="00EE05B7"/>
    <w:rsid w:val="00EE0766"/>
    <w:rsid w:val="00EE1594"/>
    <w:rsid w:val="00EE189C"/>
    <w:rsid w:val="00EE1C76"/>
    <w:rsid w:val="00EE1D15"/>
    <w:rsid w:val="00EE1EA6"/>
    <w:rsid w:val="00EE3A66"/>
    <w:rsid w:val="00EE5899"/>
    <w:rsid w:val="00EE7599"/>
    <w:rsid w:val="00EE78D2"/>
    <w:rsid w:val="00EF0B20"/>
    <w:rsid w:val="00EF1060"/>
    <w:rsid w:val="00EF14F5"/>
    <w:rsid w:val="00EF2158"/>
    <w:rsid w:val="00EF27FD"/>
    <w:rsid w:val="00EF338D"/>
    <w:rsid w:val="00EF369A"/>
    <w:rsid w:val="00EF426D"/>
    <w:rsid w:val="00EF50DA"/>
    <w:rsid w:val="00EF5479"/>
    <w:rsid w:val="00EF5CB5"/>
    <w:rsid w:val="00EF5F2C"/>
    <w:rsid w:val="00EF7582"/>
    <w:rsid w:val="00EF767E"/>
    <w:rsid w:val="00EF7939"/>
    <w:rsid w:val="00F00533"/>
    <w:rsid w:val="00F01188"/>
    <w:rsid w:val="00F01C07"/>
    <w:rsid w:val="00F0253A"/>
    <w:rsid w:val="00F02AB0"/>
    <w:rsid w:val="00F03626"/>
    <w:rsid w:val="00F056A5"/>
    <w:rsid w:val="00F06447"/>
    <w:rsid w:val="00F07546"/>
    <w:rsid w:val="00F07DEC"/>
    <w:rsid w:val="00F11184"/>
    <w:rsid w:val="00F11695"/>
    <w:rsid w:val="00F11967"/>
    <w:rsid w:val="00F11A11"/>
    <w:rsid w:val="00F200A7"/>
    <w:rsid w:val="00F2014E"/>
    <w:rsid w:val="00F2090C"/>
    <w:rsid w:val="00F20F5C"/>
    <w:rsid w:val="00F21442"/>
    <w:rsid w:val="00F2302C"/>
    <w:rsid w:val="00F23054"/>
    <w:rsid w:val="00F23EDF"/>
    <w:rsid w:val="00F2448E"/>
    <w:rsid w:val="00F24C46"/>
    <w:rsid w:val="00F256D3"/>
    <w:rsid w:val="00F25916"/>
    <w:rsid w:val="00F27C5E"/>
    <w:rsid w:val="00F31BF8"/>
    <w:rsid w:val="00F329FC"/>
    <w:rsid w:val="00F33B79"/>
    <w:rsid w:val="00F3417D"/>
    <w:rsid w:val="00F34485"/>
    <w:rsid w:val="00F3588E"/>
    <w:rsid w:val="00F3777A"/>
    <w:rsid w:val="00F403B2"/>
    <w:rsid w:val="00F40AFA"/>
    <w:rsid w:val="00F41B74"/>
    <w:rsid w:val="00F41E34"/>
    <w:rsid w:val="00F429C4"/>
    <w:rsid w:val="00F44F55"/>
    <w:rsid w:val="00F461FE"/>
    <w:rsid w:val="00F47055"/>
    <w:rsid w:val="00F50526"/>
    <w:rsid w:val="00F5117A"/>
    <w:rsid w:val="00F52295"/>
    <w:rsid w:val="00F548EF"/>
    <w:rsid w:val="00F55C77"/>
    <w:rsid w:val="00F5635C"/>
    <w:rsid w:val="00F5685A"/>
    <w:rsid w:val="00F57E73"/>
    <w:rsid w:val="00F60244"/>
    <w:rsid w:val="00F602C3"/>
    <w:rsid w:val="00F61156"/>
    <w:rsid w:val="00F61752"/>
    <w:rsid w:val="00F61A55"/>
    <w:rsid w:val="00F628F4"/>
    <w:rsid w:val="00F64200"/>
    <w:rsid w:val="00F65028"/>
    <w:rsid w:val="00F650B6"/>
    <w:rsid w:val="00F66A28"/>
    <w:rsid w:val="00F703B0"/>
    <w:rsid w:val="00F709A2"/>
    <w:rsid w:val="00F709EA"/>
    <w:rsid w:val="00F70DCB"/>
    <w:rsid w:val="00F71B61"/>
    <w:rsid w:val="00F745DB"/>
    <w:rsid w:val="00F753B5"/>
    <w:rsid w:val="00F7639F"/>
    <w:rsid w:val="00F77852"/>
    <w:rsid w:val="00F821DD"/>
    <w:rsid w:val="00F8384B"/>
    <w:rsid w:val="00F856F2"/>
    <w:rsid w:val="00F85B99"/>
    <w:rsid w:val="00F85C04"/>
    <w:rsid w:val="00F85F4A"/>
    <w:rsid w:val="00F86008"/>
    <w:rsid w:val="00F86349"/>
    <w:rsid w:val="00F8688D"/>
    <w:rsid w:val="00F86E23"/>
    <w:rsid w:val="00F87814"/>
    <w:rsid w:val="00F87994"/>
    <w:rsid w:val="00F909B7"/>
    <w:rsid w:val="00F90C7C"/>
    <w:rsid w:val="00F91255"/>
    <w:rsid w:val="00F91C16"/>
    <w:rsid w:val="00F926A4"/>
    <w:rsid w:val="00F927DB"/>
    <w:rsid w:val="00F93772"/>
    <w:rsid w:val="00F94087"/>
    <w:rsid w:val="00F9470F"/>
    <w:rsid w:val="00FA123D"/>
    <w:rsid w:val="00FA21CB"/>
    <w:rsid w:val="00FA3BFD"/>
    <w:rsid w:val="00FA4088"/>
    <w:rsid w:val="00FA5B7C"/>
    <w:rsid w:val="00FA6DEF"/>
    <w:rsid w:val="00FB2682"/>
    <w:rsid w:val="00FB2903"/>
    <w:rsid w:val="00FB2A8E"/>
    <w:rsid w:val="00FB35A4"/>
    <w:rsid w:val="00FB6ADF"/>
    <w:rsid w:val="00FB7450"/>
    <w:rsid w:val="00FB7840"/>
    <w:rsid w:val="00FB7D66"/>
    <w:rsid w:val="00FC03C5"/>
    <w:rsid w:val="00FC128C"/>
    <w:rsid w:val="00FC1921"/>
    <w:rsid w:val="00FC4271"/>
    <w:rsid w:val="00FC4CBE"/>
    <w:rsid w:val="00FC50DE"/>
    <w:rsid w:val="00FC5225"/>
    <w:rsid w:val="00FC5C2C"/>
    <w:rsid w:val="00FC6556"/>
    <w:rsid w:val="00FC7748"/>
    <w:rsid w:val="00FC7A8E"/>
    <w:rsid w:val="00FD0511"/>
    <w:rsid w:val="00FD0A70"/>
    <w:rsid w:val="00FD102A"/>
    <w:rsid w:val="00FD27D6"/>
    <w:rsid w:val="00FD3F6A"/>
    <w:rsid w:val="00FD55A6"/>
    <w:rsid w:val="00FD5837"/>
    <w:rsid w:val="00FD652D"/>
    <w:rsid w:val="00FD6A50"/>
    <w:rsid w:val="00FD6E67"/>
    <w:rsid w:val="00FD71C6"/>
    <w:rsid w:val="00FD75A6"/>
    <w:rsid w:val="00FD797D"/>
    <w:rsid w:val="00FE1B26"/>
    <w:rsid w:val="00FE3A4F"/>
    <w:rsid w:val="00FE3C6F"/>
    <w:rsid w:val="00FE452F"/>
    <w:rsid w:val="00FE558F"/>
    <w:rsid w:val="00FE68B8"/>
    <w:rsid w:val="00FE7F94"/>
    <w:rsid w:val="00FF24F4"/>
    <w:rsid w:val="00FF324F"/>
    <w:rsid w:val="00FF49A6"/>
    <w:rsid w:val="00FF4F6D"/>
    <w:rsid w:val="00FF5219"/>
    <w:rsid w:val="00FF534D"/>
    <w:rsid w:val="00FF729C"/>
    <w:rsid w:val="00FF7F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AE3F94"/>
  <w15:docId w15:val="{E90987E3-59A8-4EED-97EB-56117FC98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6EF1"/>
    <w:pPr>
      <w:jc w:val="both"/>
    </w:pPr>
  </w:style>
  <w:style w:type="paragraph" w:styleId="Heading1">
    <w:name w:val="heading 1"/>
    <w:basedOn w:val="Normal"/>
    <w:next w:val="Normal"/>
    <w:link w:val="Heading1Char"/>
    <w:uiPriority w:val="9"/>
    <w:qFormat/>
    <w:rsid w:val="00186B54"/>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86B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B676E"/>
    <w:pPr>
      <w:spacing w:before="100" w:beforeAutospacing="1" w:after="100" w:afterAutospacing="1" w:line="240" w:lineRule="auto"/>
      <w:jc w:val="left"/>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86B5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86B5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186B5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186B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86B54"/>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1CB"/>
    <w:pPr>
      <w:ind w:left="720"/>
      <w:contextualSpacing/>
    </w:pPr>
  </w:style>
  <w:style w:type="paragraph" w:styleId="BalloonText">
    <w:name w:val="Balloon Text"/>
    <w:basedOn w:val="Normal"/>
    <w:link w:val="BalloonTextChar"/>
    <w:uiPriority w:val="99"/>
    <w:semiHidden/>
    <w:unhideWhenUsed/>
    <w:rsid w:val="00BD73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34A"/>
    <w:rPr>
      <w:rFonts w:ascii="Tahoma" w:hAnsi="Tahoma" w:cs="Tahoma"/>
      <w:sz w:val="16"/>
      <w:szCs w:val="16"/>
    </w:rPr>
  </w:style>
  <w:style w:type="paragraph" w:styleId="Caption">
    <w:name w:val="caption"/>
    <w:basedOn w:val="Normal"/>
    <w:next w:val="Normal"/>
    <w:uiPriority w:val="35"/>
    <w:unhideWhenUsed/>
    <w:qFormat/>
    <w:rsid w:val="00BD734A"/>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8B676E"/>
    <w:rPr>
      <w:rFonts w:ascii="Times New Roman" w:eastAsia="Times New Roman" w:hAnsi="Times New Roman" w:cs="Times New Roman"/>
      <w:b/>
      <w:bCs/>
      <w:sz w:val="27"/>
      <w:szCs w:val="27"/>
    </w:rPr>
  </w:style>
  <w:style w:type="paragraph" w:styleId="NormalWeb">
    <w:name w:val="Normal (Web)"/>
    <w:basedOn w:val="Normal"/>
    <w:uiPriority w:val="99"/>
    <w:unhideWhenUsed/>
    <w:rsid w:val="008B676E"/>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B1A21"/>
  </w:style>
  <w:style w:type="character" w:styleId="Hyperlink">
    <w:name w:val="Hyperlink"/>
    <w:basedOn w:val="DefaultParagraphFont"/>
    <w:uiPriority w:val="99"/>
    <w:semiHidden/>
    <w:unhideWhenUsed/>
    <w:rsid w:val="009E0401"/>
    <w:rPr>
      <w:color w:val="0000FF"/>
      <w:u w:val="single"/>
    </w:rPr>
  </w:style>
  <w:style w:type="character" w:customStyle="1" w:styleId="Heading4Char">
    <w:name w:val="Heading 4 Char"/>
    <w:basedOn w:val="DefaultParagraphFont"/>
    <w:link w:val="Heading4"/>
    <w:uiPriority w:val="9"/>
    <w:rsid w:val="00186B5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186B5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186B5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186B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86B54"/>
    <w:rPr>
      <w:rFonts w:asciiTheme="majorHAnsi" w:eastAsiaTheme="majorEastAsia" w:hAnsiTheme="majorHAnsi" w:cstheme="majorBidi"/>
      <w:color w:val="404040" w:themeColor="text1" w:themeTint="BF"/>
      <w:sz w:val="20"/>
      <w:szCs w:val="20"/>
    </w:rPr>
  </w:style>
  <w:style w:type="character" w:customStyle="1" w:styleId="Heading2Char">
    <w:name w:val="Heading 2 Char"/>
    <w:basedOn w:val="DefaultParagraphFont"/>
    <w:link w:val="Heading2"/>
    <w:uiPriority w:val="9"/>
    <w:rsid w:val="00186B54"/>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186B54"/>
    <w:rPr>
      <w:rFonts w:asciiTheme="majorHAnsi" w:eastAsiaTheme="majorEastAsia" w:hAnsiTheme="majorHAnsi" w:cstheme="majorBidi"/>
      <w:b/>
      <w:bCs/>
      <w:color w:val="345A8A" w:themeColor="accent1" w:themeShade="B5"/>
      <w:sz w:val="32"/>
      <w:szCs w:val="32"/>
    </w:rPr>
  </w:style>
  <w:style w:type="character" w:styleId="LineNumber">
    <w:name w:val="line number"/>
    <w:basedOn w:val="DefaultParagraphFont"/>
    <w:uiPriority w:val="99"/>
    <w:semiHidden/>
    <w:unhideWhenUsed/>
    <w:rsid w:val="00FA3BFD"/>
  </w:style>
  <w:style w:type="character" w:styleId="CommentReference">
    <w:name w:val="annotation reference"/>
    <w:basedOn w:val="DefaultParagraphFont"/>
    <w:uiPriority w:val="99"/>
    <w:semiHidden/>
    <w:unhideWhenUsed/>
    <w:rsid w:val="003231A6"/>
    <w:rPr>
      <w:sz w:val="16"/>
      <w:szCs w:val="16"/>
    </w:rPr>
  </w:style>
  <w:style w:type="paragraph" w:styleId="CommentText">
    <w:name w:val="annotation text"/>
    <w:basedOn w:val="Normal"/>
    <w:link w:val="CommentTextChar"/>
    <w:uiPriority w:val="99"/>
    <w:semiHidden/>
    <w:unhideWhenUsed/>
    <w:rsid w:val="003231A6"/>
    <w:pPr>
      <w:spacing w:line="240" w:lineRule="auto"/>
    </w:pPr>
    <w:rPr>
      <w:sz w:val="20"/>
      <w:szCs w:val="20"/>
    </w:rPr>
  </w:style>
  <w:style w:type="character" w:customStyle="1" w:styleId="CommentTextChar">
    <w:name w:val="Comment Text Char"/>
    <w:basedOn w:val="DefaultParagraphFont"/>
    <w:link w:val="CommentText"/>
    <w:uiPriority w:val="99"/>
    <w:semiHidden/>
    <w:rsid w:val="003231A6"/>
    <w:rPr>
      <w:sz w:val="20"/>
      <w:szCs w:val="20"/>
    </w:rPr>
  </w:style>
  <w:style w:type="paragraph" w:styleId="CommentSubject">
    <w:name w:val="annotation subject"/>
    <w:basedOn w:val="CommentText"/>
    <w:next w:val="CommentText"/>
    <w:link w:val="CommentSubjectChar"/>
    <w:uiPriority w:val="99"/>
    <w:semiHidden/>
    <w:unhideWhenUsed/>
    <w:rsid w:val="003231A6"/>
    <w:rPr>
      <w:b/>
      <w:bCs/>
    </w:rPr>
  </w:style>
  <w:style w:type="character" w:customStyle="1" w:styleId="CommentSubjectChar">
    <w:name w:val="Comment Subject Char"/>
    <w:basedOn w:val="CommentTextChar"/>
    <w:link w:val="CommentSubject"/>
    <w:uiPriority w:val="99"/>
    <w:semiHidden/>
    <w:rsid w:val="003231A6"/>
    <w:rPr>
      <w:b/>
      <w:bCs/>
      <w:sz w:val="20"/>
      <w:szCs w:val="20"/>
    </w:rPr>
  </w:style>
  <w:style w:type="table" w:styleId="TableGrid">
    <w:name w:val="Table Grid"/>
    <w:basedOn w:val="TableNormal"/>
    <w:uiPriority w:val="59"/>
    <w:rsid w:val="0082157E"/>
    <w:pPr>
      <w:spacing w:after="0" w:line="240" w:lineRule="auto"/>
    </w:pPr>
    <w:rPr>
      <w:rFonts w:ascii="Times New Roman" w:eastAsia="Times New Roman" w:hAnsi="Times New Roman" w:cs="Times New Roman"/>
      <w:sz w:val="20"/>
      <w:szCs w:val="20"/>
      <w:lang w:val="de-CH" w:eastAsia="de-C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D8505C"/>
    <w:pPr>
      <w:spacing w:after="0" w:line="240" w:lineRule="auto"/>
    </w:pPr>
  </w:style>
  <w:style w:type="paragraph" w:styleId="Footer">
    <w:name w:val="footer"/>
    <w:basedOn w:val="Normal"/>
    <w:link w:val="FooterChar"/>
    <w:uiPriority w:val="99"/>
    <w:unhideWhenUsed/>
    <w:rsid w:val="00C54A46"/>
    <w:pPr>
      <w:tabs>
        <w:tab w:val="center" w:pos="4320"/>
        <w:tab w:val="right" w:pos="8640"/>
      </w:tabs>
      <w:spacing w:after="0" w:line="240" w:lineRule="auto"/>
    </w:pPr>
  </w:style>
  <w:style w:type="character" w:customStyle="1" w:styleId="FooterChar">
    <w:name w:val="Footer Char"/>
    <w:basedOn w:val="DefaultParagraphFont"/>
    <w:link w:val="Footer"/>
    <w:uiPriority w:val="99"/>
    <w:rsid w:val="00C54A46"/>
  </w:style>
  <w:style w:type="character" w:styleId="PageNumber">
    <w:name w:val="page number"/>
    <w:basedOn w:val="DefaultParagraphFont"/>
    <w:uiPriority w:val="99"/>
    <w:semiHidden/>
    <w:unhideWhenUsed/>
    <w:rsid w:val="00C54A46"/>
  </w:style>
  <w:style w:type="paragraph" w:styleId="Index1">
    <w:name w:val="index 1"/>
    <w:basedOn w:val="Normal"/>
    <w:next w:val="Normal"/>
    <w:autoRedefine/>
    <w:uiPriority w:val="99"/>
    <w:unhideWhenUsed/>
    <w:rsid w:val="00C70F5A"/>
    <w:pPr>
      <w:ind w:left="220" w:hanging="220"/>
    </w:pPr>
  </w:style>
  <w:style w:type="paragraph" w:styleId="Index2">
    <w:name w:val="index 2"/>
    <w:basedOn w:val="Normal"/>
    <w:next w:val="Normal"/>
    <w:autoRedefine/>
    <w:uiPriority w:val="99"/>
    <w:unhideWhenUsed/>
    <w:rsid w:val="00C70F5A"/>
    <w:pPr>
      <w:ind w:left="440" w:hanging="220"/>
    </w:pPr>
  </w:style>
  <w:style w:type="paragraph" w:styleId="Index3">
    <w:name w:val="index 3"/>
    <w:basedOn w:val="Normal"/>
    <w:next w:val="Normal"/>
    <w:autoRedefine/>
    <w:uiPriority w:val="99"/>
    <w:unhideWhenUsed/>
    <w:rsid w:val="00C70F5A"/>
    <w:pPr>
      <w:ind w:left="660" w:hanging="220"/>
    </w:pPr>
  </w:style>
  <w:style w:type="paragraph" w:styleId="Index4">
    <w:name w:val="index 4"/>
    <w:basedOn w:val="Normal"/>
    <w:next w:val="Normal"/>
    <w:autoRedefine/>
    <w:uiPriority w:val="99"/>
    <w:unhideWhenUsed/>
    <w:rsid w:val="00C70F5A"/>
    <w:pPr>
      <w:ind w:left="880" w:hanging="220"/>
    </w:pPr>
  </w:style>
  <w:style w:type="paragraph" w:styleId="Index5">
    <w:name w:val="index 5"/>
    <w:basedOn w:val="Normal"/>
    <w:next w:val="Normal"/>
    <w:autoRedefine/>
    <w:uiPriority w:val="99"/>
    <w:unhideWhenUsed/>
    <w:rsid w:val="00C70F5A"/>
    <w:pPr>
      <w:ind w:left="1100" w:hanging="220"/>
    </w:pPr>
  </w:style>
  <w:style w:type="paragraph" w:styleId="Index6">
    <w:name w:val="index 6"/>
    <w:basedOn w:val="Normal"/>
    <w:next w:val="Normal"/>
    <w:autoRedefine/>
    <w:uiPriority w:val="99"/>
    <w:unhideWhenUsed/>
    <w:rsid w:val="00C70F5A"/>
    <w:pPr>
      <w:ind w:left="1320" w:hanging="220"/>
    </w:pPr>
  </w:style>
  <w:style w:type="paragraph" w:styleId="Index7">
    <w:name w:val="index 7"/>
    <w:basedOn w:val="Normal"/>
    <w:next w:val="Normal"/>
    <w:autoRedefine/>
    <w:uiPriority w:val="99"/>
    <w:unhideWhenUsed/>
    <w:rsid w:val="00C70F5A"/>
    <w:pPr>
      <w:ind w:left="1540" w:hanging="220"/>
    </w:pPr>
  </w:style>
  <w:style w:type="paragraph" w:styleId="Index8">
    <w:name w:val="index 8"/>
    <w:basedOn w:val="Normal"/>
    <w:next w:val="Normal"/>
    <w:autoRedefine/>
    <w:uiPriority w:val="99"/>
    <w:unhideWhenUsed/>
    <w:rsid w:val="00C70F5A"/>
    <w:pPr>
      <w:ind w:left="1760" w:hanging="220"/>
    </w:pPr>
  </w:style>
  <w:style w:type="paragraph" w:styleId="Index9">
    <w:name w:val="index 9"/>
    <w:basedOn w:val="Normal"/>
    <w:next w:val="Normal"/>
    <w:autoRedefine/>
    <w:uiPriority w:val="99"/>
    <w:unhideWhenUsed/>
    <w:rsid w:val="00C70F5A"/>
    <w:pPr>
      <w:ind w:left="1980" w:hanging="220"/>
    </w:pPr>
  </w:style>
  <w:style w:type="paragraph" w:styleId="IndexHeading">
    <w:name w:val="index heading"/>
    <w:basedOn w:val="Normal"/>
    <w:next w:val="Index1"/>
    <w:uiPriority w:val="99"/>
    <w:unhideWhenUsed/>
    <w:rsid w:val="00C70F5A"/>
  </w:style>
  <w:style w:type="paragraph" w:styleId="Header">
    <w:name w:val="header"/>
    <w:basedOn w:val="Normal"/>
    <w:link w:val="HeaderChar"/>
    <w:uiPriority w:val="99"/>
    <w:unhideWhenUsed/>
    <w:rsid w:val="006246B9"/>
    <w:pPr>
      <w:tabs>
        <w:tab w:val="center" w:pos="4703"/>
        <w:tab w:val="right" w:pos="9406"/>
      </w:tabs>
      <w:spacing w:after="0" w:line="240" w:lineRule="auto"/>
    </w:pPr>
  </w:style>
  <w:style w:type="character" w:customStyle="1" w:styleId="HeaderChar">
    <w:name w:val="Header Char"/>
    <w:basedOn w:val="DefaultParagraphFont"/>
    <w:link w:val="Header"/>
    <w:uiPriority w:val="99"/>
    <w:rsid w:val="00624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004761">
      <w:bodyDiv w:val="1"/>
      <w:marLeft w:val="0"/>
      <w:marRight w:val="0"/>
      <w:marTop w:val="0"/>
      <w:marBottom w:val="0"/>
      <w:divBdr>
        <w:top w:val="none" w:sz="0" w:space="0" w:color="auto"/>
        <w:left w:val="none" w:sz="0" w:space="0" w:color="auto"/>
        <w:bottom w:val="none" w:sz="0" w:space="0" w:color="auto"/>
        <w:right w:val="none" w:sz="0" w:space="0" w:color="auto"/>
      </w:divBdr>
    </w:div>
    <w:div w:id="502086641">
      <w:bodyDiv w:val="1"/>
      <w:marLeft w:val="0"/>
      <w:marRight w:val="0"/>
      <w:marTop w:val="0"/>
      <w:marBottom w:val="0"/>
      <w:divBdr>
        <w:top w:val="none" w:sz="0" w:space="0" w:color="auto"/>
        <w:left w:val="none" w:sz="0" w:space="0" w:color="auto"/>
        <w:bottom w:val="none" w:sz="0" w:space="0" w:color="auto"/>
        <w:right w:val="none" w:sz="0" w:space="0" w:color="auto"/>
      </w:divBdr>
    </w:div>
    <w:div w:id="559170601">
      <w:bodyDiv w:val="1"/>
      <w:marLeft w:val="0"/>
      <w:marRight w:val="0"/>
      <w:marTop w:val="0"/>
      <w:marBottom w:val="0"/>
      <w:divBdr>
        <w:top w:val="none" w:sz="0" w:space="0" w:color="auto"/>
        <w:left w:val="none" w:sz="0" w:space="0" w:color="auto"/>
        <w:bottom w:val="none" w:sz="0" w:space="0" w:color="auto"/>
        <w:right w:val="none" w:sz="0" w:space="0" w:color="auto"/>
      </w:divBdr>
    </w:div>
    <w:div w:id="882525524">
      <w:bodyDiv w:val="1"/>
      <w:marLeft w:val="0"/>
      <w:marRight w:val="0"/>
      <w:marTop w:val="0"/>
      <w:marBottom w:val="0"/>
      <w:divBdr>
        <w:top w:val="none" w:sz="0" w:space="0" w:color="auto"/>
        <w:left w:val="none" w:sz="0" w:space="0" w:color="auto"/>
        <w:bottom w:val="none" w:sz="0" w:space="0" w:color="auto"/>
        <w:right w:val="none" w:sz="0" w:space="0" w:color="auto"/>
      </w:divBdr>
    </w:div>
    <w:div w:id="1165978618">
      <w:bodyDiv w:val="1"/>
      <w:marLeft w:val="0"/>
      <w:marRight w:val="0"/>
      <w:marTop w:val="0"/>
      <w:marBottom w:val="0"/>
      <w:divBdr>
        <w:top w:val="none" w:sz="0" w:space="0" w:color="auto"/>
        <w:left w:val="none" w:sz="0" w:space="0" w:color="auto"/>
        <w:bottom w:val="none" w:sz="0" w:space="0" w:color="auto"/>
        <w:right w:val="none" w:sz="0" w:space="0" w:color="auto"/>
      </w:divBdr>
      <w:divsChild>
        <w:div w:id="963923221">
          <w:marLeft w:val="0"/>
          <w:marRight w:val="0"/>
          <w:marTop w:val="0"/>
          <w:marBottom w:val="0"/>
          <w:divBdr>
            <w:top w:val="none" w:sz="0" w:space="0" w:color="auto"/>
            <w:left w:val="none" w:sz="0" w:space="0" w:color="auto"/>
            <w:bottom w:val="none" w:sz="0" w:space="0" w:color="auto"/>
            <w:right w:val="none" w:sz="0" w:space="0" w:color="auto"/>
          </w:divBdr>
          <w:divsChild>
            <w:div w:id="201714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91030">
      <w:bodyDiv w:val="1"/>
      <w:marLeft w:val="0"/>
      <w:marRight w:val="0"/>
      <w:marTop w:val="0"/>
      <w:marBottom w:val="0"/>
      <w:divBdr>
        <w:top w:val="none" w:sz="0" w:space="0" w:color="auto"/>
        <w:left w:val="none" w:sz="0" w:space="0" w:color="auto"/>
        <w:bottom w:val="none" w:sz="0" w:space="0" w:color="auto"/>
        <w:right w:val="none" w:sz="0" w:space="0" w:color="auto"/>
      </w:divBdr>
    </w:div>
    <w:div w:id="1458111389">
      <w:bodyDiv w:val="1"/>
      <w:marLeft w:val="0"/>
      <w:marRight w:val="0"/>
      <w:marTop w:val="0"/>
      <w:marBottom w:val="0"/>
      <w:divBdr>
        <w:top w:val="none" w:sz="0" w:space="0" w:color="auto"/>
        <w:left w:val="none" w:sz="0" w:space="0" w:color="auto"/>
        <w:bottom w:val="none" w:sz="0" w:space="0" w:color="auto"/>
        <w:right w:val="none" w:sz="0" w:space="0" w:color="auto"/>
      </w:divBdr>
    </w:div>
    <w:div w:id="1902322681">
      <w:bodyDiv w:val="1"/>
      <w:marLeft w:val="0"/>
      <w:marRight w:val="0"/>
      <w:marTop w:val="0"/>
      <w:marBottom w:val="0"/>
      <w:divBdr>
        <w:top w:val="none" w:sz="0" w:space="0" w:color="auto"/>
        <w:left w:val="none" w:sz="0" w:space="0" w:color="auto"/>
        <w:bottom w:val="none" w:sz="0" w:space="0" w:color="auto"/>
        <w:right w:val="none" w:sz="0" w:space="0" w:color="auto"/>
      </w:divBdr>
      <w:divsChild>
        <w:div w:id="1221750314">
          <w:marLeft w:val="0"/>
          <w:marRight w:val="0"/>
          <w:marTop w:val="0"/>
          <w:marBottom w:val="0"/>
          <w:divBdr>
            <w:top w:val="none" w:sz="0" w:space="0" w:color="auto"/>
            <w:left w:val="none" w:sz="0" w:space="0" w:color="auto"/>
            <w:bottom w:val="none" w:sz="0" w:space="0" w:color="auto"/>
            <w:right w:val="none" w:sz="0" w:space="0" w:color="auto"/>
          </w:divBdr>
        </w:div>
      </w:divsChild>
    </w:div>
    <w:div w:id="208491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wmf"/><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D42CC2-65DE-481B-A7EE-4550766D0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85B6A6A2.dotm</Template>
  <TotalTime>0</TotalTime>
  <Pages>23</Pages>
  <Words>25574</Words>
  <Characters>161123</Characters>
  <Application>Microsoft Office Word</Application>
  <DocSecurity>0</DocSecurity>
  <Lines>1342</Lines>
  <Paragraphs>372</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186325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Dimitrios Christodoulou</dc:creator>
  <cp:lastModifiedBy>Christodoulou  Dimitrios</cp:lastModifiedBy>
  <cp:revision>1491</cp:revision>
  <cp:lastPrinted>2017-06-12T12:06:00Z</cp:lastPrinted>
  <dcterms:created xsi:type="dcterms:W3CDTF">2016-07-10T09:54:00Z</dcterms:created>
  <dcterms:modified xsi:type="dcterms:W3CDTF">2017-06-13T11:48:00Z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dimitris.christodoulou.dit@gmail.com@www.mendeley.com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